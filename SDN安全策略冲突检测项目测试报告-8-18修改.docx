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1E13" w:rsidRDefault="009F1E13"/>
    <w:tbl>
      <w:tblPr>
        <w:tblW w:w="4914" w:type="pct"/>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left w:w="57" w:type="dxa"/>
          <w:right w:w="57" w:type="dxa"/>
        </w:tblCellMar>
        <w:tblLook w:val="00BF"/>
      </w:tblPr>
      <w:tblGrid>
        <w:gridCol w:w="4037"/>
        <w:gridCol w:w="4238"/>
      </w:tblGrid>
      <w:tr w:rsidR="009F1E13" w:rsidRPr="00A20D15" w:rsidTr="00960071">
        <w:trPr>
          <w:cantSplit/>
          <w:trHeight w:val="269"/>
          <w:jc w:val="center"/>
        </w:trPr>
        <w:tc>
          <w:tcPr>
            <w:tcW w:w="2439" w:type="pct"/>
          </w:tcPr>
          <w:p w:rsidR="009F1E13" w:rsidRPr="00A20D15" w:rsidRDefault="00475907" w:rsidP="00960071">
            <w:pPr>
              <w:pStyle w:val="af5"/>
            </w:pPr>
            <w:r>
              <w:rPr>
                <w:noProof/>
                <w:snapToGrid/>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76" type="#_x0000_t74" alt="6C031499@@@B52DB@@D6C5C31C0@B@G3084&lt;8?84CAWM79253@!!!!!BIHO@]m79253!!!!@81770G11053@8E569111053@8E5691!!!!!!!!!!!!!!!!!!!!!!!!!!!!!!!!!!!!!!!!!!!!!!!!!!!!84H9j84H8GM73227@!!!!!BIHO@]m73227!!!!@7D0B401102E29C603BBEL@!BR6/0!爹眷薛盟袜赛唾颜炽苏癌圭!W0/11/enb!!!!!!!!!!!!!!!!!!!!!!!!!!!!!!!!!!!!!!!!!!!!!!!!!!!!!!!!!!!!!!!!!!!!!!!!!!!!!!!!!!!!!!!!!!!!!!!!!!!!!!!!!!!!!!!!!!!!!!!!!!!!!!!!!!!!!!!!!!!!!!!!!!!!!!!!!!!!!!!!!!!!!!!!!!!!!!!!!!!!!!!!!!!!!!!!!!!!!!!!!!!!!!!!!!!!!!!!!!!!!!!!!!!!!!!!!!!!!!!!!!!!!!!!!!!!!!!!!!!!!!!!!!!!!!!!!!!!!!!!!!!!!!!!!!!!!!!!!!!!!!!!!!!!!!!!!!!!!!!!!!!!!!!!!!!!!!!!!!!!!!!!!!!!!!!!!!!!!!!!!!!!!!!!!!!!!!!!!!!!!!!!!!!!!!!!!!!!!!!!!!!!!!!!!!!!!!!!!!!!!!!!!!!!!!!!!!!!!!!!!!!!!!!!!!!!!!!!!!!!!!!!!!!!!!!!!!!!!!!!!!!!!!!!!!!!!!!!!!!!!!!!!!!!!!!!!!!!!!!!!!!!!!!!!!!!!!!!!!!!!!!!!!!!!!!!!!!!!!!!!!!!!!!!!!!!!!!!!!!!!!!!!!!!!!!!!!!!!!!!!!!!!!!!!!!!!!!!!!!!!!!!!!!!!!!!!!!!!!!!!!!!!!!!!!!!!!!!!!!!!!!!!!!!!!!!!!!!!!!!!!!!!!!!!!!!!!!!!!!!!!!!!!!!!!!!!!!!!!!!!!!!!!!!!!!!!!!!!!!!!!!!!!!!!!!!!!!!!!!!!!!!!!!!!!!!!!!!!!!!!!!!!!!!!!!!!!!!!!!!!!!!!!!!!!!!!!!!!!!!!!!!!!!!!!!!!!!!!!!!!!!!!!!!!!!!!!!!!!!!!!!!!!!!!!!!!!!!!!!!!!!!!!!!!!!!!!!!!!!!!!!!!!!!!!!!!!!!!!!!!!!!!!!!!!!!!!!!!!!!!!!!!!!!!!!!!!!!!!!!!!!!!!!!!!!!!!!!!!!!!!!!!!!!!!!!!!!!!!!!!!!!!!!!!!!!!!!!!!!!!!!!!!!!!!!!!!!!!!!!!!!!!!!!!!!!!!!!!!!!!!!!!!!!!!!!!!!!!!!!!!!!!!!!!!!!!!!!!!!!!!!!!!!!!!!!!!!!!!!!!!!!!!!!!!!!!!!!!!!!!!!!!!!!!!!!!!!!!!!!!!!!!!!!!!!!!!!!!!!!!!!!!!!!!!!!!!!!!!!!!!!!!!!!!!!!!!!!!!!!!!!!!!!!!!!!!!!!!!!!!!!!!!!!!!!!!!!!!!!!!!!!!!!!!!!!!!!!!!!!!!!!!!!!!!!!!!!!!!!!!!!!!!!!!!!!!!!!!!!!!!!!!!!!!!!!!!!!!!!!!!!!!!!!!!!!!!!!!!!!!!!!!!!!!!!!!!!!!!!!!!!!!!!!!!!!!!!!!!!!!!!!!!!!!!!!!!!!!!!!!!!!!!!!!!!!!!!!!!!!!!!!!!!!!!!!!!!!!!!!!!!!!!!!!!!!!!!!!!!!!!!!!!!!!!!!!!!!!!!!!!!!!!!!!!!!!!!!!!!!!!!!!!!!!!!!!!!!!!!!!!!!!!!!!!!!!!!!!!!!!!!!!!!!!!!!!!!!!!!!!!!!!!!!!!!!!!!!!!!!!!!!!!!!!!!!!!!!!!!!!!!!!!!!!!!!!!!!!!!!!!!!!!!!!!!!!!!!!!!!!!!!!!!!!!!!!!!!!!!!!!!!!!!!!!!!!!!!!!!!!!!!!!!!!!!!!!!!!!!!!!!!!!!!!!!!!!!!!!!!!!!!!!!!!!!!!!!!!!!!!!!!!!!!!!!!!!!!!!!!!!!!!!!!!!!!!!!!!!!!!!!!!!!!!!!!!!!!!!!!!!!!!!!!!!!!!!!!!!!!!!!!!!!!!!!!!!!!!!!!!!!!!!!!!!!!!!!!!!!!!!!!!!!!!!!!!!!!!!!!!!!!!!!!!!!!!!!!!!!!!!!!!!!!!!!!!!!!!!!!!!!!!!!!!!!!!!!!!!!!!!!!!!!!!!!!!!!!!!!!!!!!!!!!!!!!!!!!!!!!!!!!!!!!!!!!!!!!!!!!!!!!!!!!!!!!!!!!!!!!!!!!!!!!!!!!!!!!!!!!!!!!!!!!!!!!!!!!!!!!!!!!!!!!!!!!!!!!!!!!!!!!!!!!!!!!!!!!!!!!!!!!!!!!!!!!!!!!!!!!!!!!!!!!!!!!!!!!!!!!!!!!!!!!!!!!!!!!!!!!!!!!!!!!!!!!!!!!!1!1" style="position:absolute;left:0;text-align:left;margin-left:0;margin-top:0;width:.05pt;height:.05pt;z-index:251789312;visibility:hidden">
                  <w10:anchorlock/>
                </v:shape>
              </w:pict>
            </w:r>
            <w:r w:rsidR="009F1E13" w:rsidRPr="00A20D15">
              <w:rPr>
                <w:rFonts w:hint="eastAsia"/>
              </w:rPr>
              <w:t>产品名称</w:t>
            </w:r>
            <w:r w:rsidR="009F1E13" w:rsidRPr="00A20D15">
              <w:t>Product name</w:t>
            </w:r>
          </w:p>
        </w:tc>
        <w:tc>
          <w:tcPr>
            <w:tcW w:w="2561" w:type="pct"/>
          </w:tcPr>
          <w:p w:rsidR="009F1E13" w:rsidRPr="00A20D15" w:rsidRDefault="009F1E13" w:rsidP="00960071">
            <w:pPr>
              <w:pStyle w:val="af5"/>
            </w:pPr>
            <w:r w:rsidRPr="00A20D15">
              <w:rPr>
                <w:rFonts w:hint="eastAsia"/>
              </w:rPr>
              <w:t>密级</w:t>
            </w:r>
            <w:r w:rsidRPr="00A20D15">
              <w:t>Confidentiality level</w:t>
            </w:r>
          </w:p>
        </w:tc>
      </w:tr>
      <w:tr w:rsidR="009F1E13" w:rsidRPr="00A20D15" w:rsidTr="00960071">
        <w:trPr>
          <w:cantSplit/>
          <w:trHeight w:val="241"/>
          <w:jc w:val="center"/>
        </w:trPr>
        <w:tc>
          <w:tcPr>
            <w:tcW w:w="2439" w:type="pct"/>
          </w:tcPr>
          <w:p w:rsidR="009F1E13" w:rsidRPr="00BA2724" w:rsidRDefault="009F1E13" w:rsidP="00960071">
            <w:pPr>
              <w:pStyle w:val="af5"/>
            </w:pPr>
          </w:p>
        </w:tc>
        <w:tc>
          <w:tcPr>
            <w:tcW w:w="2561" w:type="pct"/>
          </w:tcPr>
          <w:p w:rsidR="009F1E13" w:rsidRPr="00A20D15" w:rsidRDefault="009F1E13" w:rsidP="00960071">
            <w:pPr>
              <w:pStyle w:val="af5"/>
            </w:pPr>
            <w:r>
              <w:rPr>
                <w:rFonts w:hint="eastAsia"/>
              </w:rPr>
              <w:t>秘密</w:t>
            </w:r>
          </w:p>
        </w:tc>
      </w:tr>
      <w:tr w:rsidR="009F1E13" w:rsidRPr="00A20D15" w:rsidTr="00960071">
        <w:trPr>
          <w:cantSplit/>
          <w:trHeight w:val="283"/>
          <w:jc w:val="center"/>
        </w:trPr>
        <w:tc>
          <w:tcPr>
            <w:tcW w:w="2439" w:type="pct"/>
          </w:tcPr>
          <w:p w:rsidR="009F1E13" w:rsidRPr="00A20D15" w:rsidRDefault="009F1E13" w:rsidP="00960071">
            <w:pPr>
              <w:pStyle w:val="af5"/>
            </w:pPr>
            <w:r w:rsidRPr="00A20D15">
              <w:rPr>
                <w:rFonts w:hint="eastAsia"/>
              </w:rPr>
              <w:t>产品版本</w:t>
            </w:r>
            <w:r w:rsidRPr="00A20D15">
              <w:t>Product version</w:t>
            </w:r>
          </w:p>
        </w:tc>
        <w:tc>
          <w:tcPr>
            <w:tcW w:w="2561" w:type="pct"/>
            <w:vMerge w:val="restart"/>
            <w:vAlign w:val="center"/>
          </w:tcPr>
          <w:p w:rsidR="009F1E13" w:rsidRPr="00A20D15" w:rsidRDefault="009F1E13" w:rsidP="00960071">
            <w:pPr>
              <w:pStyle w:val="af5"/>
            </w:pPr>
            <w:r w:rsidRPr="00A20D15">
              <w:t xml:space="preserve">Total </w:t>
            </w:r>
            <w:r>
              <w:rPr>
                <w:rFonts w:hint="eastAsia"/>
              </w:rPr>
              <w:t xml:space="preserve">  </w:t>
            </w:r>
            <w:r w:rsidRPr="00A20D15">
              <w:t>pages</w:t>
            </w:r>
            <w:r w:rsidRPr="00A20D15">
              <w:rPr>
                <w:rFonts w:hint="eastAsia"/>
              </w:rPr>
              <w:t xml:space="preserve"> </w:t>
            </w:r>
            <w:r w:rsidRPr="00A20D15">
              <w:rPr>
                <w:rFonts w:hint="eastAsia"/>
              </w:rPr>
              <w:t>共</w:t>
            </w:r>
            <w:r>
              <w:rPr>
                <w:rFonts w:hint="eastAsia"/>
              </w:rPr>
              <w:t xml:space="preserve"> </w:t>
            </w:r>
            <w:r w:rsidRPr="00A20D15">
              <w:rPr>
                <w:rFonts w:hint="eastAsia"/>
              </w:rPr>
              <w:t>页</w:t>
            </w:r>
          </w:p>
        </w:tc>
      </w:tr>
      <w:tr w:rsidR="009F1E13" w:rsidRPr="00A768DF" w:rsidTr="00960071">
        <w:trPr>
          <w:cantSplit/>
          <w:trHeight w:val="241"/>
          <w:jc w:val="center"/>
        </w:trPr>
        <w:tc>
          <w:tcPr>
            <w:tcW w:w="2439" w:type="pct"/>
          </w:tcPr>
          <w:p w:rsidR="009F1E13" w:rsidRPr="00DA39A8" w:rsidRDefault="009F1E13" w:rsidP="00960071">
            <w:pPr>
              <w:pStyle w:val="af5"/>
              <w:rPr>
                <w:rFonts w:cs="Arial"/>
                <w:lang w:val="pt-BR"/>
              </w:rPr>
            </w:pPr>
          </w:p>
        </w:tc>
        <w:tc>
          <w:tcPr>
            <w:tcW w:w="2561" w:type="pct"/>
            <w:vMerge/>
          </w:tcPr>
          <w:p w:rsidR="009F1E13" w:rsidRPr="00A768DF" w:rsidRDefault="009F1E13" w:rsidP="00960071">
            <w:pPr>
              <w:pStyle w:val="af5"/>
              <w:rPr>
                <w:lang w:val="pt-BR"/>
              </w:rPr>
            </w:pPr>
          </w:p>
        </w:tc>
      </w:tr>
    </w:tbl>
    <w:p w:rsidR="009F1E13" w:rsidRDefault="009F1E13">
      <w:pPr>
        <w:rPr>
          <w:rFonts w:ascii="华文黑体" w:eastAsia="华文黑体"/>
          <w:sz w:val="44"/>
          <w:szCs w:val="44"/>
        </w:rPr>
      </w:pPr>
    </w:p>
    <w:p w:rsidR="009F1E13" w:rsidRPr="009F1E13" w:rsidRDefault="009F1E13">
      <w:pPr>
        <w:rPr>
          <w:rFonts w:ascii="华文黑体" w:eastAsia="华文黑体"/>
          <w:sz w:val="44"/>
          <w:szCs w:val="44"/>
        </w:rPr>
      </w:pPr>
      <w:r w:rsidRPr="009F1E13">
        <w:rPr>
          <w:rFonts w:ascii="华文黑体" w:eastAsia="华文黑体" w:hint="eastAsia"/>
          <w:sz w:val="44"/>
          <w:szCs w:val="44"/>
        </w:rPr>
        <w:t>SDN安全策略冲突检测项目测试报告</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53"/>
        <w:gridCol w:w="2841"/>
        <w:gridCol w:w="1159"/>
        <w:gridCol w:w="2369"/>
      </w:tblGrid>
      <w:tr w:rsidR="009F1E13" w:rsidTr="009F1E13">
        <w:trPr>
          <w:jc w:val="center"/>
        </w:trPr>
        <w:tc>
          <w:tcPr>
            <w:tcW w:w="1263" w:type="pct"/>
          </w:tcPr>
          <w:p w:rsidR="009F1E13" w:rsidRDefault="009F1E13" w:rsidP="000A0953">
            <w:pPr>
              <w:pStyle w:val="af5"/>
            </w:pPr>
            <w:r>
              <w:t xml:space="preserve">Prepared by </w:t>
            </w:r>
          </w:p>
          <w:p w:rsidR="009F1E13" w:rsidRDefault="009F1E13" w:rsidP="000A0953">
            <w:pPr>
              <w:pStyle w:val="af5"/>
            </w:pPr>
            <w:r>
              <w:rPr>
                <w:rFonts w:hint="eastAsia"/>
              </w:rPr>
              <w:t>拟制</w:t>
            </w:r>
          </w:p>
        </w:tc>
        <w:tc>
          <w:tcPr>
            <w:tcW w:w="1667" w:type="pct"/>
            <w:vAlign w:val="center"/>
          </w:tcPr>
          <w:p w:rsidR="009F1E13" w:rsidRPr="00FA1C96" w:rsidRDefault="009F1E13" w:rsidP="000A0953">
            <w:pPr>
              <w:pStyle w:val="af6"/>
            </w:pPr>
          </w:p>
        </w:tc>
        <w:tc>
          <w:tcPr>
            <w:tcW w:w="680" w:type="pct"/>
            <w:vAlign w:val="center"/>
          </w:tcPr>
          <w:p w:rsidR="009F1E13" w:rsidRPr="00FA1C96" w:rsidRDefault="009F1E13" w:rsidP="000A0953">
            <w:pPr>
              <w:pStyle w:val="af6"/>
            </w:pPr>
            <w:r w:rsidRPr="00FA1C96">
              <w:t>Date</w:t>
            </w:r>
          </w:p>
          <w:p w:rsidR="009F1E13" w:rsidRPr="00FA1C96" w:rsidRDefault="009F1E13" w:rsidP="000A0953">
            <w:pPr>
              <w:pStyle w:val="af6"/>
            </w:pPr>
            <w:r w:rsidRPr="00FA1C96">
              <w:rPr>
                <w:rFonts w:hint="eastAsia"/>
              </w:rPr>
              <w:t>日期</w:t>
            </w:r>
          </w:p>
        </w:tc>
        <w:tc>
          <w:tcPr>
            <w:tcW w:w="1390" w:type="pct"/>
            <w:vAlign w:val="center"/>
          </w:tcPr>
          <w:p w:rsidR="009F1E13" w:rsidRPr="00FA1C96" w:rsidRDefault="009F1E13" w:rsidP="000A0953">
            <w:pPr>
              <w:pStyle w:val="af6"/>
            </w:pPr>
          </w:p>
        </w:tc>
      </w:tr>
      <w:tr w:rsidR="009F1E13" w:rsidTr="009F1E13">
        <w:trPr>
          <w:trHeight w:val="391"/>
          <w:jc w:val="center"/>
        </w:trPr>
        <w:tc>
          <w:tcPr>
            <w:tcW w:w="1263" w:type="pct"/>
          </w:tcPr>
          <w:p w:rsidR="009F1E13" w:rsidRDefault="009F1E13" w:rsidP="000A0953">
            <w:pPr>
              <w:pStyle w:val="af5"/>
            </w:pPr>
            <w:r>
              <w:t xml:space="preserve">Reviewed by </w:t>
            </w:r>
          </w:p>
          <w:p w:rsidR="009F1E13" w:rsidRDefault="009F1E13" w:rsidP="000A0953">
            <w:pPr>
              <w:pStyle w:val="af5"/>
            </w:pPr>
            <w:r>
              <w:rPr>
                <w:rFonts w:hint="eastAsia"/>
              </w:rPr>
              <w:t>评审人</w:t>
            </w:r>
          </w:p>
        </w:tc>
        <w:tc>
          <w:tcPr>
            <w:tcW w:w="1667" w:type="pct"/>
          </w:tcPr>
          <w:p w:rsidR="009F1E13" w:rsidRPr="006D0C23" w:rsidRDefault="009F1E13" w:rsidP="000A0953">
            <w:pPr>
              <w:pStyle w:val="af5"/>
            </w:pPr>
          </w:p>
        </w:tc>
        <w:tc>
          <w:tcPr>
            <w:tcW w:w="680" w:type="pct"/>
          </w:tcPr>
          <w:p w:rsidR="009F1E13" w:rsidRDefault="009F1E13" w:rsidP="000A0953">
            <w:pPr>
              <w:pStyle w:val="af5"/>
            </w:pPr>
            <w:r>
              <w:t>Date</w:t>
            </w:r>
          </w:p>
          <w:p w:rsidR="009F1E13" w:rsidRDefault="009F1E13" w:rsidP="000A0953">
            <w:pPr>
              <w:pStyle w:val="af5"/>
            </w:pPr>
            <w:r>
              <w:rPr>
                <w:rFonts w:hint="eastAsia"/>
              </w:rPr>
              <w:t>日期</w:t>
            </w:r>
          </w:p>
        </w:tc>
        <w:tc>
          <w:tcPr>
            <w:tcW w:w="1390" w:type="pct"/>
          </w:tcPr>
          <w:p w:rsidR="009F1E13" w:rsidRDefault="009F1E13" w:rsidP="000A0953">
            <w:pPr>
              <w:pStyle w:val="af5"/>
            </w:pPr>
          </w:p>
        </w:tc>
      </w:tr>
      <w:tr w:rsidR="009F1E13" w:rsidTr="009F1E13">
        <w:trPr>
          <w:jc w:val="center"/>
        </w:trPr>
        <w:tc>
          <w:tcPr>
            <w:tcW w:w="1263" w:type="pct"/>
          </w:tcPr>
          <w:p w:rsidR="009F1E13" w:rsidRDefault="009F1E13" w:rsidP="000A0953">
            <w:pPr>
              <w:pStyle w:val="af5"/>
            </w:pPr>
            <w:r>
              <w:t>Approved by</w:t>
            </w:r>
          </w:p>
          <w:p w:rsidR="009F1E13" w:rsidRDefault="009F1E13" w:rsidP="000A0953">
            <w:pPr>
              <w:pStyle w:val="af5"/>
            </w:pPr>
            <w:r>
              <w:rPr>
                <w:rFonts w:hint="eastAsia"/>
              </w:rPr>
              <w:t>批准</w:t>
            </w:r>
          </w:p>
        </w:tc>
        <w:tc>
          <w:tcPr>
            <w:tcW w:w="1667" w:type="pct"/>
          </w:tcPr>
          <w:p w:rsidR="009F1E13" w:rsidRPr="00057D52" w:rsidRDefault="009F1E13" w:rsidP="000A0953">
            <w:pPr>
              <w:pStyle w:val="af5"/>
            </w:pPr>
          </w:p>
        </w:tc>
        <w:tc>
          <w:tcPr>
            <w:tcW w:w="680" w:type="pct"/>
          </w:tcPr>
          <w:p w:rsidR="009F1E13" w:rsidRDefault="009F1E13" w:rsidP="000A0953">
            <w:pPr>
              <w:pStyle w:val="af5"/>
            </w:pPr>
            <w:r>
              <w:t>Date</w:t>
            </w:r>
          </w:p>
          <w:p w:rsidR="009F1E13" w:rsidRDefault="009F1E13" w:rsidP="000A0953">
            <w:pPr>
              <w:pStyle w:val="af5"/>
            </w:pPr>
            <w:r>
              <w:rPr>
                <w:rFonts w:hint="eastAsia"/>
              </w:rPr>
              <w:t>日期</w:t>
            </w:r>
          </w:p>
        </w:tc>
        <w:tc>
          <w:tcPr>
            <w:tcW w:w="1390" w:type="pct"/>
          </w:tcPr>
          <w:p w:rsidR="009F1E13" w:rsidRDefault="009F1E13" w:rsidP="000A0953">
            <w:pPr>
              <w:pStyle w:val="af5"/>
            </w:pPr>
          </w:p>
        </w:tc>
      </w:tr>
      <w:tr w:rsidR="009F1E13" w:rsidTr="009F1E13">
        <w:trPr>
          <w:jc w:val="center"/>
        </w:trPr>
        <w:tc>
          <w:tcPr>
            <w:tcW w:w="1263" w:type="pct"/>
          </w:tcPr>
          <w:p w:rsidR="009F1E13" w:rsidRDefault="009F1E13" w:rsidP="000A0953">
            <w:pPr>
              <w:pStyle w:val="af5"/>
            </w:pPr>
            <w:r>
              <w:t>Authorized by</w:t>
            </w:r>
          </w:p>
          <w:p w:rsidR="009F1E13" w:rsidRDefault="009F1E13" w:rsidP="000A0953">
            <w:pPr>
              <w:pStyle w:val="af5"/>
            </w:pPr>
            <w:r>
              <w:rPr>
                <w:rFonts w:hint="eastAsia"/>
              </w:rPr>
              <w:t>签发</w:t>
            </w:r>
          </w:p>
        </w:tc>
        <w:tc>
          <w:tcPr>
            <w:tcW w:w="1667" w:type="pct"/>
          </w:tcPr>
          <w:p w:rsidR="009F1E13" w:rsidRPr="00057D52" w:rsidRDefault="009F1E13" w:rsidP="000A0953">
            <w:pPr>
              <w:pStyle w:val="af5"/>
            </w:pPr>
          </w:p>
        </w:tc>
        <w:tc>
          <w:tcPr>
            <w:tcW w:w="680" w:type="pct"/>
          </w:tcPr>
          <w:p w:rsidR="009F1E13" w:rsidRDefault="009F1E13" w:rsidP="000A0953">
            <w:pPr>
              <w:pStyle w:val="af5"/>
            </w:pPr>
            <w:r>
              <w:t>Date</w:t>
            </w:r>
          </w:p>
          <w:p w:rsidR="009F1E13" w:rsidRDefault="009F1E13" w:rsidP="000A0953">
            <w:pPr>
              <w:pStyle w:val="af5"/>
            </w:pPr>
            <w:r>
              <w:rPr>
                <w:rFonts w:hint="eastAsia"/>
              </w:rPr>
              <w:t>日期</w:t>
            </w:r>
          </w:p>
        </w:tc>
        <w:tc>
          <w:tcPr>
            <w:tcW w:w="1390" w:type="pct"/>
          </w:tcPr>
          <w:p w:rsidR="009F1E13" w:rsidRDefault="009F1E13" w:rsidP="000A0953">
            <w:pPr>
              <w:pStyle w:val="af5"/>
            </w:pPr>
          </w:p>
        </w:tc>
      </w:tr>
    </w:tbl>
    <w:p w:rsidR="009F1E13" w:rsidRDefault="009F1E13" w:rsidP="000A0953">
      <w:pPr>
        <w:pStyle w:val="a9"/>
        <w:spacing w:before="31"/>
      </w:pPr>
    </w:p>
    <w:p w:rsidR="009F1E13" w:rsidRDefault="009F1E13" w:rsidP="000A0953">
      <w:pPr>
        <w:pStyle w:val="a9"/>
        <w:spacing w:before="31"/>
      </w:pPr>
    </w:p>
    <w:p w:rsidR="009F1E13" w:rsidRDefault="009F1E13" w:rsidP="000A0953">
      <w:pPr>
        <w:pStyle w:val="a9"/>
        <w:spacing w:before="31"/>
        <w:jc w:val="center"/>
      </w:pPr>
      <w:r>
        <w:rPr>
          <w:noProof/>
        </w:rPr>
        <w:drawing>
          <wp:inline distT="0" distB="0" distL="0" distR="0">
            <wp:extent cx="697865" cy="697865"/>
            <wp:effectExtent l="19050" t="0" r="6985" b="0"/>
            <wp:docPr id="1" name="图片 30"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HW_POS_RGB_Vertical"/>
                    <pic:cNvPicPr>
                      <a:picLocks noChangeAspect="1" noChangeArrowheads="1"/>
                    </pic:cNvPicPr>
                  </pic:nvPicPr>
                  <pic:blipFill>
                    <a:blip r:embed="rId8" cstate="print"/>
                    <a:srcRect/>
                    <a:stretch>
                      <a:fillRect/>
                    </a:stretch>
                  </pic:blipFill>
                  <pic:spPr bwMode="auto">
                    <a:xfrm>
                      <a:off x="0" y="0"/>
                      <a:ext cx="697865" cy="697865"/>
                    </a:xfrm>
                    <a:prstGeom prst="rect">
                      <a:avLst/>
                    </a:prstGeom>
                    <a:noFill/>
                    <a:ln w="9525">
                      <a:noFill/>
                      <a:miter lim="800000"/>
                      <a:headEnd/>
                      <a:tailEnd/>
                    </a:ln>
                  </pic:spPr>
                </pic:pic>
              </a:graphicData>
            </a:graphic>
          </wp:inline>
        </w:drawing>
      </w:r>
    </w:p>
    <w:p w:rsidR="009F1E13" w:rsidRDefault="009F1E13" w:rsidP="000A0953">
      <w:pPr>
        <w:pStyle w:val="af4"/>
      </w:pPr>
      <w:r>
        <w:t xml:space="preserve">Huawei Technologies Co., Ltd. </w:t>
      </w:r>
    </w:p>
    <w:p w:rsidR="009F1E13" w:rsidRPr="00CA5F6B" w:rsidRDefault="009F1E13" w:rsidP="000A0953">
      <w:pPr>
        <w:pStyle w:val="af4"/>
      </w:pPr>
      <w:r w:rsidRPr="00CA5F6B">
        <w:rPr>
          <w:rFonts w:hint="eastAsia"/>
        </w:rPr>
        <w:t>华为技术有限公司</w:t>
      </w:r>
    </w:p>
    <w:p w:rsidR="009F1E13" w:rsidRDefault="009F1E13" w:rsidP="000A0953">
      <w:pPr>
        <w:pStyle w:val="af5"/>
      </w:pPr>
      <w:r>
        <w:t>All rights reserved</w:t>
      </w:r>
    </w:p>
    <w:p w:rsidR="009F1E13" w:rsidRDefault="009F1E13" w:rsidP="000A0953">
      <w:pPr>
        <w:pStyle w:val="af5"/>
      </w:pPr>
      <w:r>
        <w:rPr>
          <w:rFonts w:hint="eastAsia"/>
        </w:rPr>
        <w:t>版权所有</w:t>
      </w:r>
      <w:r>
        <w:t xml:space="preserve">  </w:t>
      </w:r>
      <w:r>
        <w:rPr>
          <w:rFonts w:hint="eastAsia"/>
        </w:rPr>
        <w:t>侵权必究</w:t>
      </w:r>
    </w:p>
    <w:p w:rsidR="000A0953" w:rsidRDefault="000A0953" w:rsidP="009F1E13">
      <w:pPr>
        <w:sectPr w:rsidR="000A0953" w:rsidSect="00B2437B">
          <w:headerReference w:type="default" r:id="rId9"/>
          <w:footerReference w:type="default" r:id="rId10"/>
          <w:pgSz w:w="11906" w:h="16838"/>
          <w:pgMar w:top="1440" w:right="1800" w:bottom="1440" w:left="1800" w:header="851" w:footer="624" w:gutter="0"/>
          <w:cols w:space="425"/>
          <w:docGrid w:type="lines" w:linePitch="312"/>
        </w:sectPr>
      </w:pPr>
    </w:p>
    <w:p w:rsidR="009F1E13" w:rsidRDefault="009F1E13" w:rsidP="009F1E13">
      <w:pPr>
        <w:rPr>
          <w:rFonts w:hAnsiTheme="minorHAnsi" w:cstheme="minorHAnsi"/>
        </w:rPr>
      </w:pPr>
    </w:p>
    <w:p w:rsidR="000A0953" w:rsidRDefault="000A0953" w:rsidP="000A0953">
      <w:pPr>
        <w:widowControl/>
        <w:suppressAutoHyphens w:val="0"/>
        <w:jc w:val="left"/>
        <w:outlineLvl w:val="0"/>
        <w:rPr>
          <w:rFonts w:eastAsiaTheme="minorEastAsia" w:cstheme="minorBidi"/>
          <w:b/>
          <w:bCs/>
          <w:caps/>
          <w:noProof/>
          <w:kern w:val="2"/>
          <w:sz w:val="21"/>
          <w:szCs w:val="22"/>
        </w:rPr>
      </w:pPr>
      <w:bookmarkStart w:id="0" w:name="_Toc395797719"/>
      <w:bookmarkStart w:id="1" w:name="_Toc395539981"/>
      <w:r>
        <w:rPr>
          <w:rFonts w:ascii="华文黑体" w:eastAsia="华文黑体" w:hint="eastAsia"/>
          <w:sz w:val="32"/>
          <w:szCs w:val="32"/>
        </w:rPr>
        <w:t>目录</w:t>
      </w:r>
      <w:bookmarkEnd w:id="0"/>
      <w:commentRangeStart w:id="2"/>
      <w:r w:rsidR="00475907">
        <w:rPr>
          <w:rFonts w:ascii="华文黑体" w:eastAsia="华文黑体"/>
          <w:kern w:val="1"/>
          <w:sz w:val="32"/>
          <w:szCs w:val="32"/>
        </w:rPr>
        <w:fldChar w:fldCharType="begin"/>
      </w:r>
      <w:r>
        <w:rPr>
          <w:rFonts w:ascii="华文黑体" w:eastAsia="华文黑体"/>
          <w:kern w:val="1"/>
          <w:sz w:val="32"/>
          <w:szCs w:val="32"/>
        </w:rPr>
        <w:instrText xml:space="preserve"> TOC \o "1-3" \h \z \u </w:instrText>
      </w:r>
      <w:r w:rsidR="00475907">
        <w:rPr>
          <w:rFonts w:ascii="华文黑体" w:eastAsia="华文黑体"/>
          <w:kern w:val="1"/>
          <w:sz w:val="32"/>
          <w:szCs w:val="32"/>
        </w:rPr>
        <w:fldChar w:fldCharType="separate"/>
      </w:r>
      <w:hyperlink w:anchor="_Toc395797719" w:history="1"/>
    </w:p>
    <w:p w:rsidR="000A0953" w:rsidRDefault="00475907">
      <w:pPr>
        <w:pStyle w:val="10"/>
        <w:tabs>
          <w:tab w:val="left" w:pos="600"/>
          <w:tab w:val="right" w:leader="dot" w:pos="8296"/>
        </w:tabs>
        <w:rPr>
          <w:rFonts w:eastAsiaTheme="minorEastAsia" w:cstheme="minorBidi"/>
          <w:b w:val="0"/>
          <w:bCs w:val="0"/>
          <w:caps w:val="0"/>
          <w:noProof/>
          <w:kern w:val="2"/>
          <w:sz w:val="21"/>
          <w:szCs w:val="22"/>
        </w:rPr>
      </w:pPr>
      <w:hyperlink w:anchor="_Toc395797720" w:history="1">
        <w:r w:rsidR="000A0953" w:rsidRPr="00F24F28">
          <w:rPr>
            <w:rStyle w:val="af0"/>
            <w:rFonts w:ascii="华文黑体" w:eastAsia="华文黑体"/>
            <w:noProof/>
          </w:rPr>
          <w:t>1.</w:t>
        </w:r>
        <w:r w:rsidR="000A0953">
          <w:rPr>
            <w:rFonts w:eastAsiaTheme="minorEastAsia" w:cstheme="minorBidi"/>
            <w:b w:val="0"/>
            <w:bCs w:val="0"/>
            <w:caps w:val="0"/>
            <w:noProof/>
            <w:kern w:val="2"/>
            <w:sz w:val="21"/>
            <w:szCs w:val="22"/>
          </w:rPr>
          <w:tab/>
        </w:r>
        <w:r w:rsidR="000A0953" w:rsidRPr="00F24F28">
          <w:rPr>
            <w:rStyle w:val="af0"/>
            <w:rFonts w:ascii="华文黑体" w:eastAsia="华文黑体" w:hint="eastAsia"/>
            <w:noProof/>
          </w:rPr>
          <w:t>项目概述</w:t>
        </w:r>
        <w:r w:rsidR="000A0953">
          <w:rPr>
            <w:noProof/>
            <w:webHidden/>
          </w:rPr>
          <w:tab/>
        </w:r>
        <w:r>
          <w:rPr>
            <w:noProof/>
            <w:webHidden/>
          </w:rPr>
          <w:fldChar w:fldCharType="begin"/>
        </w:r>
        <w:r w:rsidR="000A0953">
          <w:rPr>
            <w:noProof/>
            <w:webHidden/>
          </w:rPr>
          <w:instrText xml:space="preserve"> PAGEREF _Toc395797720 \h </w:instrText>
        </w:r>
        <w:r>
          <w:rPr>
            <w:noProof/>
            <w:webHidden/>
          </w:rPr>
        </w:r>
        <w:r>
          <w:rPr>
            <w:noProof/>
            <w:webHidden/>
          </w:rPr>
          <w:fldChar w:fldCharType="separate"/>
        </w:r>
        <w:r w:rsidR="000A0953">
          <w:rPr>
            <w:noProof/>
            <w:webHidden/>
          </w:rPr>
          <w:t>4</w:t>
        </w:r>
        <w:r>
          <w:rPr>
            <w:noProof/>
            <w:webHidden/>
          </w:rPr>
          <w:fldChar w:fldCharType="end"/>
        </w:r>
      </w:hyperlink>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721" w:history="1">
        <w:r w:rsidR="000A0953" w:rsidRPr="00F24F28">
          <w:rPr>
            <w:rStyle w:val="af0"/>
            <w:rFonts w:ascii="华文黑体" w:eastAsia="华文黑体"/>
            <w:noProof/>
          </w:rPr>
          <w:t>1.1</w:t>
        </w:r>
        <w:r w:rsidR="000A0953">
          <w:rPr>
            <w:rFonts w:eastAsiaTheme="minorEastAsia" w:cstheme="minorBidi"/>
            <w:smallCaps w:val="0"/>
            <w:noProof/>
            <w:kern w:val="2"/>
            <w:sz w:val="21"/>
            <w:szCs w:val="22"/>
          </w:rPr>
          <w:tab/>
        </w:r>
        <w:r w:rsidR="000A0953" w:rsidRPr="00F24F28">
          <w:rPr>
            <w:rStyle w:val="af0"/>
            <w:rFonts w:ascii="华文黑体" w:eastAsia="华文黑体" w:hint="eastAsia"/>
            <w:noProof/>
          </w:rPr>
          <w:t>项目目标</w:t>
        </w:r>
        <w:r w:rsidR="000A0953">
          <w:rPr>
            <w:noProof/>
            <w:webHidden/>
          </w:rPr>
          <w:tab/>
        </w:r>
        <w:r>
          <w:rPr>
            <w:noProof/>
            <w:webHidden/>
          </w:rPr>
          <w:fldChar w:fldCharType="begin"/>
        </w:r>
        <w:r w:rsidR="000A0953">
          <w:rPr>
            <w:noProof/>
            <w:webHidden/>
          </w:rPr>
          <w:instrText xml:space="preserve"> PAGEREF _Toc395797721 \h </w:instrText>
        </w:r>
        <w:r>
          <w:rPr>
            <w:noProof/>
            <w:webHidden/>
          </w:rPr>
        </w:r>
        <w:r>
          <w:rPr>
            <w:noProof/>
            <w:webHidden/>
          </w:rPr>
          <w:fldChar w:fldCharType="separate"/>
        </w:r>
        <w:r w:rsidR="000A0953">
          <w:rPr>
            <w:noProof/>
            <w:webHidden/>
          </w:rPr>
          <w:t>4</w:t>
        </w:r>
        <w:r>
          <w:rPr>
            <w:noProof/>
            <w:webHidden/>
          </w:rPr>
          <w:fldChar w:fldCharType="end"/>
        </w:r>
      </w:hyperlink>
    </w:p>
    <w:p w:rsidR="000A0953" w:rsidRPr="00905C18" w:rsidRDefault="00475907">
      <w:pPr>
        <w:pStyle w:val="30"/>
        <w:tabs>
          <w:tab w:val="left" w:pos="1200"/>
          <w:tab w:val="right" w:leader="dot" w:pos="8296"/>
        </w:tabs>
        <w:rPr>
          <w:rFonts w:eastAsiaTheme="minorEastAsia" w:cstheme="minorBidi"/>
          <w:i w:val="0"/>
          <w:iCs w:val="0"/>
          <w:noProof/>
          <w:kern w:val="2"/>
          <w:sz w:val="21"/>
          <w:szCs w:val="22"/>
        </w:rPr>
      </w:pPr>
      <w:r w:rsidRPr="00905C18">
        <w:rPr>
          <w:i w:val="0"/>
          <w:rPrChange w:id="3" w:author="Windows 用户" w:date="2014-08-18T18:08:00Z">
            <w:rPr/>
          </w:rPrChange>
        </w:rPr>
        <w:fldChar w:fldCharType="begin"/>
      </w:r>
      <w:r w:rsidRPr="00905C18">
        <w:rPr>
          <w:i w:val="0"/>
          <w:rPrChange w:id="4" w:author="Windows 用户" w:date="2014-08-18T18:08:00Z">
            <w:rPr/>
          </w:rPrChange>
        </w:rPr>
        <w:instrText>HYPERLINK \l "_Toc395797722"</w:instrText>
      </w:r>
      <w:r w:rsidRPr="00905C18">
        <w:rPr>
          <w:i w:val="0"/>
          <w:rPrChange w:id="5" w:author="Windows 用户" w:date="2014-08-18T18:08:00Z">
            <w:rPr/>
          </w:rPrChange>
        </w:rPr>
        <w:fldChar w:fldCharType="separate"/>
      </w:r>
      <w:r w:rsidR="000A0953" w:rsidRPr="00905C18">
        <w:rPr>
          <w:rStyle w:val="af0"/>
          <w:rFonts w:ascii="华文黑体" w:eastAsia="华文黑体"/>
          <w:i w:val="0"/>
          <w:noProof/>
          <w:rPrChange w:id="6" w:author="Windows 用户" w:date="2014-08-18T18:08:00Z">
            <w:rPr>
              <w:rStyle w:val="af0"/>
              <w:rFonts w:ascii="华文黑体" w:eastAsia="华文黑体"/>
              <w:noProof/>
            </w:rPr>
          </w:rPrChange>
        </w:rPr>
        <w:t>1.1.1</w:t>
      </w:r>
      <w:r w:rsidR="000A0953" w:rsidRPr="00905C18">
        <w:rPr>
          <w:rFonts w:eastAsiaTheme="minorEastAsia" w:cstheme="minorBidi"/>
          <w:i w:val="0"/>
          <w:iCs w:val="0"/>
          <w:noProof/>
          <w:kern w:val="2"/>
          <w:sz w:val="21"/>
          <w:szCs w:val="22"/>
          <w:rPrChange w:id="7" w:author="Windows 用户" w:date="2014-08-18T18:08:00Z">
            <w:rPr>
              <w:rFonts w:eastAsiaTheme="minorEastAsia" w:cstheme="minorBidi"/>
              <w:i w:val="0"/>
              <w:iCs w:val="0"/>
              <w:noProof/>
              <w:kern w:val="2"/>
              <w:sz w:val="21"/>
              <w:szCs w:val="22"/>
            </w:rPr>
          </w:rPrChange>
        </w:rPr>
        <w:tab/>
      </w:r>
      <w:r w:rsidR="000A0953" w:rsidRPr="00905C18">
        <w:rPr>
          <w:rStyle w:val="af0"/>
          <w:rFonts w:ascii="华文黑体" w:eastAsia="华文黑体" w:hint="eastAsia"/>
          <w:i w:val="0"/>
          <w:noProof/>
          <w:rPrChange w:id="8" w:author="Windows 用户" w:date="2014-08-18T18:08:00Z">
            <w:rPr>
              <w:rStyle w:val="af0"/>
              <w:rFonts w:ascii="华文黑体" w:eastAsia="华文黑体" w:hint="eastAsia"/>
              <w:noProof/>
            </w:rPr>
          </w:rPrChange>
        </w:rPr>
        <w:t>防火墙规则管理</w:t>
      </w:r>
      <w:r w:rsidR="000A0953" w:rsidRPr="00905C18">
        <w:rPr>
          <w:i w:val="0"/>
          <w:noProof/>
          <w:webHidden/>
          <w:rPrChange w:id="9" w:author="Windows 用户" w:date="2014-08-18T18:08:00Z">
            <w:rPr>
              <w:noProof/>
              <w:webHidden/>
            </w:rPr>
          </w:rPrChange>
        </w:rPr>
        <w:tab/>
      </w:r>
      <w:r w:rsidRPr="00905C18">
        <w:rPr>
          <w:i w:val="0"/>
          <w:noProof/>
          <w:webHidden/>
          <w:rPrChange w:id="10" w:author="Windows 用户" w:date="2014-08-18T18:08:00Z">
            <w:rPr>
              <w:noProof/>
              <w:webHidden/>
            </w:rPr>
          </w:rPrChange>
        </w:rPr>
        <w:fldChar w:fldCharType="begin"/>
      </w:r>
      <w:r w:rsidR="000A0953" w:rsidRPr="00905C18">
        <w:rPr>
          <w:i w:val="0"/>
          <w:noProof/>
          <w:webHidden/>
          <w:rPrChange w:id="11" w:author="Windows 用户" w:date="2014-08-18T18:08:00Z">
            <w:rPr>
              <w:noProof/>
              <w:webHidden/>
            </w:rPr>
          </w:rPrChange>
        </w:rPr>
        <w:instrText xml:space="preserve"> PAGEREF _Toc395797722 \h </w:instrText>
      </w:r>
      <w:r w:rsidRPr="00905C18">
        <w:rPr>
          <w:i w:val="0"/>
          <w:noProof/>
          <w:webHidden/>
          <w:rPrChange w:id="12" w:author="Windows 用户" w:date="2014-08-18T18:08:00Z">
            <w:rPr>
              <w:noProof/>
              <w:webHidden/>
            </w:rPr>
          </w:rPrChange>
        </w:rPr>
      </w:r>
      <w:r w:rsidRPr="00905C18">
        <w:rPr>
          <w:i w:val="0"/>
          <w:noProof/>
          <w:webHidden/>
          <w:rPrChange w:id="13" w:author="Windows 用户" w:date="2014-08-18T18:08:00Z">
            <w:rPr>
              <w:noProof/>
              <w:webHidden/>
            </w:rPr>
          </w:rPrChange>
        </w:rPr>
        <w:fldChar w:fldCharType="separate"/>
      </w:r>
      <w:r w:rsidR="000A0953" w:rsidRPr="00905C18">
        <w:rPr>
          <w:i w:val="0"/>
          <w:noProof/>
          <w:webHidden/>
          <w:rPrChange w:id="14" w:author="Windows 用户" w:date="2014-08-18T18:08:00Z">
            <w:rPr>
              <w:noProof/>
              <w:webHidden/>
            </w:rPr>
          </w:rPrChange>
        </w:rPr>
        <w:t>4</w:t>
      </w:r>
      <w:r w:rsidRPr="00905C18">
        <w:rPr>
          <w:i w:val="0"/>
          <w:noProof/>
          <w:webHidden/>
          <w:rPrChange w:id="15" w:author="Windows 用户" w:date="2014-08-18T18:08:00Z">
            <w:rPr>
              <w:noProof/>
              <w:webHidden/>
            </w:rPr>
          </w:rPrChange>
        </w:rPr>
        <w:fldChar w:fldCharType="end"/>
      </w:r>
      <w:r w:rsidRPr="00905C18">
        <w:rPr>
          <w:i w:val="0"/>
          <w:rPrChange w:id="16" w:author="Windows 用户" w:date="2014-08-18T18:08:00Z">
            <w:rPr/>
          </w:rPrChange>
        </w:rPr>
        <w:fldChar w:fldCharType="end"/>
      </w:r>
    </w:p>
    <w:p w:rsidR="000A0953" w:rsidRPr="00905C18" w:rsidRDefault="00475907">
      <w:pPr>
        <w:pStyle w:val="30"/>
        <w:tabs>
          <w:tab w:val="left" w:pos="1200"/>
          <w:tab w:val="right" w:leader="dot" w:pos="8296"/>
        </w:tabs>
        <w:rPr>
          <w:rFonts w:eastAsiaTheme="minorEastAsia" w:cstheme="minorBidi"/>
          <w:i w:val="0"/>
          <w:iCs w:val="0"/>
          <w:noProof/>
          <w:kern w:val="2"/>
          <w:sz w:val="21"/>
          <w:szCs w:val="22"/>
        </w:rPr>
      </w:pPr>
      <w:r w:rsidRPr="00905C18">
        <w:rPr>
          <w:i w:val="0"/>
          <w:rPrChange w:id="17" w:author="Windows 用户" w:date="2014-08-18T18:08:00Z">
            <w:rPr/>
          </w:rPrChange>
        </w:rPr>
        <w:fldChar w:fldCharType="begin"/>
      </w:r>
      <w:r w:rsidRPr="00905C18">
        <w:rPr>
          <w:i w:val="0"/>
          <w:rPrChange w:id="18" w:author="Windows 用户" w:date="2014-08-18T18:08:00Z">
            <w:rPr/>
          </w:rPrChange>
        </w:rPr>
        <w:instrText>HYPERLINK \l "_Toc395797723"</w:instrText>
      </w:r>
      <w:r w:rsidRPr="00905C18">
        <w:rPr>
          <w:i w:val="0"/>
          <w:rPrChange w:id="19" w:author="Windows 用户" w:date="2014-08-18T18:08:00Z">
            <w:rPr/>
          </w:rPrChange>
        </w:rPr>
        <w:fldChar w:fldCharType="separate"/>
      </w:r>
      <w:r w:rsidR="000A0953" w:rsidRPr="00905C18">
        <w:rPr>
          <w:rStyle w:val="af0"/>
          <w:rFonts w:ascii="华文黑体" w:eastAsia="华文黑体"/>
          <w:i w:val="0"/>
          <w:noProof/>
          <w:rPrChange w:id="20" w:author="Windows 用户" w:date="2014-08-18T18:08:00Z">
            <w:rPr>
              <w:rStyle w:val="af0"/>
              <w:rFonts w:ascii="华文黑体" w:eastAsia="华文黑体"/>
              <w:noProof/>
            </w:rPr>
          </w:rPrChange>
        </w:rPr>
        <w:t>1.1.2</w:t>
      </w:r>
      <w:r w:rsidR="000A0953" w:rsidRPr="00905C18">
        <w:rPr>
          <w:rFonts w:eastAsiaTheme="minorEastAsia" w:cstheme="minorBidi"/>
          <w:i w:val="0"/>
          <w:iCs w:val="0"/>
          <w:noProof/>
          <w:kern w:val="2"/>
          <w:sz w:val="21"/>
          <w:szCs w:val="22"/>
          <w:rPrChange w:id="21" w:author="Windows 用户" w:date="2014-08-18T18:08:00Z">
            <w:rPr>
              <w:rFonts w:eastAsiaTheme="minorEastAsia" w:cstheme="minorBidi"/>
              <w:i w:val="0"/>
              <w:iCs w:val="0"/>
              <w:noProof/>
              <w:kern w:val="2"/>
              <w:sz w:val="21"/>
              <w:szCs w:val="22"/>
            </w:rPr>
          </w:rPrChange>
        </w:rPr>
        <w:tab/>
      </w:r>
      <w:r w:rsidR="000A0953" w:rsidRPr="00905C18">
        <w:rPr>
          <w:rStyle w:val="af0"/>
          <w:rFonts w:ascii="华文黑体" w:eastAsia="华文黑体" w:hint="eastAsia"/>
          <w:i w:val="0"/>
          <w:noProof/>
          <w:rPrChange w:id="22" w:author="Windows 用户" w:date="2014-08-18T18:08:00Z">
            <w:rPr>
              <w:rStyle w:val="af0"/>
              <w:rFonts w:ascii="华文黑体" w:eastAsia="华文黑体" w:hint="eastAsia"/>
              <w:noProof/>
            </w:rPr>
          </w:rPrChange>
        </w:rPr>
        <w:t>流表管理</w:t>
      </w:r>
      <w:r w:rsidR="000A0953" w:rsidRPr="00905C18">
        <w:rPr>
          <w:i w:val="0"/>
          <w:noProof/>
          <w:webHidden/>
          <w:rPrChange w:id="23" w:author="Windows 用户" w:date="2014-08-18T18:08:00Z">
            <w:rPr>
              <w:noProof/>
              <w:webHidden/>
            </w:rPr>
          </w:rPrChange>
        </w:rPr>
        <w:tab/>
      </w:r>
      <w:r w:rsidRPr="00905C18">
        <w:rPr>
          <w:i w:val="0"/>
          <w:noProof/>
          <w:webHidden/>
          <w:rPrChange w:id="24" w:author="Windows 用户" w:date="2014-08-18T18:08:00Z">
            <w:rPr>
              <w:noProof/>
              <w:webHidden/>
            </w:rPr>
          </w:rPrChange>
        </w:rPr>
        <w:fldChar w:fldCharType="begin"/>
      </w:r>
      <w:r w:rsidR="000A0953" w:rsidRPr="00905C18">
        <w:rPr>
          <w:i w:val="0"/>
          <w:noProof/>
          <w:webHidden/>
          <w:rPrChange w:id="25" w:author="Windows 用户" w:date="2014-08-18T18:08:00Z">
            <w:rPr>
              <w:noProof/>
              <w:webHidden/>
            </w:rPr>
          </w:rPrChange>
        </w:rPr>
        <w:instrText xml:space="preserve"> PAGEREF _Toc395797723 \h </w:instrText>
      </w:r>
      <w:r w:rsidRPr="00905C18">
        <w:rPr>
          <w:i w:val="0"/>
          <w:noProof/>
          <w:webHidden/>
          <w:rPrChange w:id="26" w:author="Windows 用户" w:date="2014-08-18T18:08:00Z">
            <w:rPr>
              <w:noProof/>
              <w:webHidden/>
            </w:rPr>
          </w:rPrChange>
        </w:rPr>
      </w:r>
      <w:r w:rsidRPr="00905C18">
        <w:rPr>
          <w:i w:val="0"/>
          <w:noProof/>
          <w:webHidden/>
          <w:rPrChange w:id="27" w:author="Windows 用户" w:date="2014-08-18T18:08:00Z">
            <w:rPr>
              <w:noProof/>
              <w:webHidden/>
            </w:rPr>
          </w:rPrChange>
        </w:rPr>
        <w:fldChar w:fldCharType="separate"/>
      </w:r>
      <w:r w:rsidR="000A0953" w:rsidRPr="00905C18">
        <w:rPr>
          <w:i w:val="0"/>
          <w:noProof/>
          <w:webHidden/>
          <w:rPrChange w:id="28" w:author="Windows 用户" w:date="2014-08-18T18:08:00Z">
            <w:rPr>
              <w:noProof/>
              <w:webHidden/>
            </w:rPr>
          </w:rPrChange>
        </w:rPr>
        <w:t>4</w:t>
      </w:r>
      <w:r w:rsidRPr="00905C18">
        <w:rPr>
          <w:i w:val="0"/>
          <w:noProof/>
          <w:webHidden/>
          <w:rPrChange w:id="29" w:author="Windows 用户" w:date="2014-08-18T18:08:00Z">
            <w:rPr>
              <w:noProof/>
              <w:webHidden/>
            </w:rPr>
          </w:rPrChange>
        </w:rPr>
        <w:fldChar w:fldCharType="end"/>
      </w:r>
      <w:r w:rsidRPr="00905C18">
        <w:rPr>
          <w:i w:val="0"/>
          <w:rPrChange w:id="30" w:author="Windows 用户" w:date="2014-08-18T18:08:00Z">
            <w:rPr/>
          </w:rPrChange>
        </w:rPr>
        <w:fldChar w:fldCharType="end"/>
      </w:r>
    </w:p>
    <w:p w:rsidR="000A0953" w:rsidRPr="00905C18" w:rsidRDefault="00475907">
      <w:pPr>
        <w:pStyle w:val="30"/>
        <w:tabs>
          <w:tab w:val="left" w:pos="1200"/>
          <w:tab w:val="right" w:leader="dot" w:pos="8296"/>
        </w:tabs>
        <w:rPr>
          <w:rFonts w:eastAsiaTheme="minorEastAsia" w:cstheme="minorBidi"/>
          <w:i w:val="0"/>
          <w:iCs w:val="0"/>
          <w:noProof/>
          <w:kern w:val="2"/>
          <w:sz w:val="21"/>
          <w:szCs w:val="22"/>
        </w:rPr>
      </w:pPr>
      <w:r w:rsidRPr="00905C18">
        <w:rPr>
          <w:i w:val="0"/>
          <w:rPrChange w:id="31" w:author="Windows 用户" w:date="2014-08-18T18:08:00Z">
            <w:rPr/>
          </w:rPrChange>
        </w:rPr>
        <w:fldChar w:fldCharType="begin"/>
      </w:r>
      <w:r w:rsidRPr="00905C18">
        <w:rPr>
          <w:i w:val="0"/>
          <w:rPrChange w:id="32" w:author="Windows 用户" w:date="2014-08-18T18:08:00Z">
            <w:rPr/>
          </w:rPrChange>
        </w:rPr>
        <w:instrText>HYPERLINK \l "_Toc395797724"</w:instrText>
      </w:r>
      <w:r w:rsidRPr="00905C18">
        <w:rPr>
          <w:i w:val="0"/>
          <w:rPrChange w:id="33" w:author="Windows 用户" w:date="2014-08-18T18:08:00Z">
            <w:rPr/>
          </w:rPrChange>
        </w:rPr>
        <w:fldChar w:fldCharType="separate"/>
      </w:r>
      <w:r w:rsidR="000A0953" w:rsidRPr="00905C18">
        <w:rPr>
          <w:rStyle w:val="af0"/>
          <w:rFonts w:ascii="华文黑体" w:eastAsia="华文黑体" w:hAnsiTheme="minorEastAsia"/>
          <w:i w:val="0"/>
          <w:noProof/>
          <w:rPrChange w:id="34" w:author="Windows 用户" w:date="2014-08-18T18:08:00Z">
            <w:rPr>
              <w:rStyle w:val="af0"/>
              <w:rFonts w:ascii="华文黑体" w:eastAsia="华文黑体" w:hAnsiTheme="minorEastAsia"/>
              <w:noProof/>
            </w:rPr>
          </w:rPrChange>
        </w:rPr>
        <w:t>1.1.3</w:t>
      </w:r>
      <w:r w:rsidR="000A0953" w:rsidRPr="00905C18">
        <w:rPr>
          <w:rFonts w:eastAsiaTheme="minorEastAsia" w:cstheme="minorBidi"/>
          <w:i w:val="0"/>
          <w:iCs w:val="0"/>
          <w:noProof/>
          <w:kern w:val="2"/>
          <w:sz w:val="21"/>
          <w:szCs w:val="22"/>
          <w:rPrChange w:id="35" w:author="Windows 用户" w:date="2014-08-18T18:08:00Z">
            <w:rPr>
              <w:rFonts w:eastAsiaTheme="minorEastAsia" w:cstheme="minorBidi"/>
              <w:i w:val="0"/>
              <w:iCs w:val="0"/>
              <w:noProof/>
              <w:kern w:val="2"/>
              <w:sz w:val="21"/>
              <w:szCs w:val="22"/>
            </w:rPr>
          </w:rPrChange>
        </w:rPr>
        <w:tab/>
      </w:r>
      <w:r w:rsidR="000A0953" w:rsidRPr="00905C18">
        <w:rPr>
          <w:rStyle w:val="af0"/>
          <w:rFonts w:ascii="华文黑体" w:eastAsia="华文黑体" w:hAnsiTheme="minorEastAsia" w:hint="eastAsia"/>
          <w:i w:val="0"/>
          <w:noProof/>
          <w:rPrChange w:id="36" w:author="Windows 用户" w:date="2014-08-18T18:08:00Z">
            <w:rPr>
              <w:rStyle w:val="af0"/>
              <w:rFonts w:ascii="华文黑体" w:eastAsia="华文黑体" w:hAnsiTheme="minorEastAsia" w:hint="eastAsia"/>
              <w:noProof/>
            </w:rPr>
          </w:rPrChange>
        </w:rPr>
        <w:t>有效</w:t>
      </w:r>
      <w:r w:rsidR="000A0953" w:rsidRPr="00905C18">
        <w:rPr>
          <w:rStyle w:val="af0"/>
          <w:rFonts w:ascii="华文黑体" w:eastAsia="华文黑体" w:hAnsiTheme="minorEastAsia"/>
          <w:i w:val="0"/>
          <w:noProof/>
          <w:rPrChange w:id="37" w:author="Windows 用户" w:date="2014-08-18T18:08:00Z">
            <w:rPr>
              <w:rStyle w:val="af0"/>
              <w:rFonts w:ascii="华文黑体" w:eastAsia="华文黑体" w:hAnsiTheme="minorEastAsia"/>
              <w:noProof/>
            </w:rPr>
          </w:rPrChange>
        </w:rPr>
        <w:t>DENY</w:t>
      </w:r>
      <w:r w:rsidR="000A0953" w:rsidRPr="00905C18">
        <w:rPr>
          <w:rStyle w:val="af0"/>
          <w:rFonts w:ascii="华文黑体" w:eastAsia="华文黑体" w:hAnsiTheme="minorEastAsia" w:hint="eastAsia"/>
          <w:i w:val="0"/>
          <w:noProof/>
          <w:rPrChange w:id="38" w:author="Windows 用户" w:date="2014-08-18T18:08:00Z">
            <w:rPr>
              <w:rStyle w:val="af0"/>
              <w:rFonts w:ascii="华文黑体" w:eastAsia="华文黑体" w:hAnsiTheme="minorEastAsia" w:hint="eastAsia"/>
              <w:noProof/>
            </w:rPr>
          </w:rPrChange>
        </w:rPr>
        <w:t>规则</w:t>
      </w:r>
      <w:r w:rsidR="000A0953" w:rsidRPr="00905C18">
        <w:rPr>
          <w:i w:val="0"/>
          <w:noProof/>
          <w:webHidden/>
          <w:rPrChange w:id="39" w:author="Windows 用户" w:date="2014-08-18T18:08:00Z">
            <w:rPr>
              <w:noProof/>
              <w:webHidden/>
            </w:rPr>
          </w:rPrChange>
        </w:rPr>
        <w:tab/>
      </w:r>
      <w:r w:rsidRPr="00905C18">
        <w:rPr>
          <w:i w:val="0"/>
          <w:noProof/>
          <w:webHidden/>
          <w:rPrChange w:id="40" w:author="Windows 用户" w:date="2014-08-18T18:08:00Z">
            <w:rPr>
              <w:noProof/>
              <w:webHidden/>
            </w:rPr>
          </w:rPrChange>
        </w:rPr>
        <w:fldChar w:fldCharType="begin"/>
      </w:r>
      <w:r w:rsidR="000A0953" w:rsidRPr="00905C18">
        <w:rPr>
          <w:i w:val="0"/>
          <w:noProof/>
          <w:webHidden/>
          <w:rPrChange w:id="41" w:author="Windows 用户" w:date="2014-08-18T18:08:00Z">
            <w:rPr>
              <w:noProof/>
              <w:webHidden/>
            </w:rPr>
          </w:rPrChange>
        </w:rPr>
        <w:instrText xml:space="preserve"> PAGEREF _Toc395797724 \h </w:instrText>
      </w:r>
      <w:r w:rsidRPr="00905C18">
        <w:rPr>
          <w:i w:val="0"/>
          <w:noProof/>
          <w:webHidden/>
          <w:rPrChange w:id="42" w:author="Windows 用户" w:date="2014-08-18T18:08:00Z">
            <w:rPr>
              <w:noProof/>
              <w:webHidden/>
            </w:rPr>
          </w:rPrChange>
        </w:rPr>
      </w:r>
      <w:r w:rsidRPr="00905C18">
        <w:rPr>
          <w:i w:val="0"/>
          <w:noProof/>
          <w:webHidden/>
          <w:rPrChange w:id="43" w:author="Windows 用户" w:date="2014-08-18T18:08:00Z">
            <w:rPr>
              <w:noProof/>
              <w:webHidden/>
            </w:rPr>
          </w:rPrChange>
        </w:rPr>
        <w:fldChar w:fldCharType="separate"/>
      </w:r>
      <w:r w:rsidR="000A0953" w:rsidRPr="00905C18">
        <w:rPr>
          <w:i w:val="0"/>
          <w:noProof/>
          <w:webHidden/>
          <w:rPrChange w:id="44" w:author="Windows 用户" w:date="2014-08-18T18:08:00Z">
            <w:rPr>
              <w:noProof/>
              <w:webHidden/>
            </w:rPr>
          </w:rPrChange>
        </w:rPr>
        <w:t>4</w:t>
      </w:r>
      <w:r w:rsidRPr="00905C18">
        <w:rPr>
          <w:i w:val="0"/>
          <w:noProof/>
          <w:webHidden/>
          <w:rPrChange w:id="45" w:author="Windows 用户" w:date="2014-08-18T18:08:00Z">
            <w:rPr>
              <w:noProof/>
              <w:webHidden/>
            </w:rPr>
          </w:rPrChange>
        </w:rPr>
        <w:fldChar w:fldCharType="end"/>
      </w:r>
      <w:r w:rsidRPr="00905C18">
        <w:rPr>
          <w:i w:val="0"/>
          <w:rPrChange w:id="46" w:author="Windows 用户" w:date="2014-08-18T18:08:00Z">
            <w:rPr/>
          </w:rPrChange>
        </w:rPr>
        <w:fldChar w:fldCharType="end"/>
      </w:r>
    </w:p>
    <w:p w:rsidR="000A0953" w:rsidRPr="00905C18" w:rsidRDefault="00475907">
      <w:pPr>
        <w:pStyle w:val="30"/>
        <w:tabs>
          <w:tab w:val="left" w:pos="1200"/>
          <w:tab w:val="right" w:leader="dot" w:pos="8296"/>
        </w:tabs>
        <w:rPr>
          <w:rFonts w:eastAsiaTheme="minorEastAsia" w:cstheme="minorBidi"/>
          <w:i w:val="0"/>
          <w:iCs w:val="0"/>
          <w:noProof/>
          <w:kern w:val="2"/>
          <w:sz w:val="21"/>
          <w:szCs w:val="22"/>
        </w:rPr>
      </w:pPr>
      <w:r w:rsidRPr="00905C18">
        <w:rPr>
          <w:i w:val="0"/>
          <w:rPrChange w:id="47" w:author="Windows 用户" w:date="2014-08-18T18:08:00Z">
            <w:rPr/>
          </w:rPrChange>
        </w:rPr>
        <w:fldChar w:fldCharType="begin"/>
      </w:r>
      <w:r w:rsidRPr="00905C18">
        <w:rPr>
          <w:i w:val="0"/>
          <w:rPrChange w:id="48" w:author="Windows 用户" w:date="2014-08-18T18:08:00Z">
            <w:rPr/>
          </w:rPrChange>
        </w:rPr>
        <w:instrText>HYPERLINK \l "_Toc395797725"</w:instrText>
      </w:r>
      <w:r w:rsidRPr="00905C18">
        <w:rPr>
          <w:i w:val="0"/>
          <w:rPrChange w:id="49" w:author="Windows 用户" w:date="2014-08-18T18:08:00Z">
            <w:rPr/>
          </w:rPrChange>
        </w:rPr>
        <w:fldChar w:fldCharType="separate"/>
      </w:r>
      <w:r w:rsidR="000A0953" w:rsidRPr="00905C18">
        <w:rPr>
          <w:rStyle w:val="af0"/>
          <w:rFonts w:ascii="华文黑体" w:eastAsia="华文黑体"/>
          <w:i w:val="0"/>
          <w:noProof/>
          <w:rPrChange w:id="50" w:author="Windows 用户" w:date="2014-08-18T18:08:00Z">
            <w:rPr>
              <w:rStyle w:val="af0"/>
              <w:rFonts w:ascii="华文黑体" w:eastAsia="华文黑体"/>
              <w:noProof/>
            </w:rPr>
          </w:rPrChange>
        </w:rPr>
        <w:t>1.1.4</w:t>
      </w:r>
      <w:r w:rsidR="000A0953" w:rsidRPr="00905C18">
        <w:rPr>
          <w:rFonts w:eastAsiaTheme="minorEastAsia" w:cstheme="minorBidi"/>
          <w:i w:val="0"/>
          <w:iCs w:val="0"/>
          <w:noProof/>
          <w:kern w:val="2"/>
          <w:sz w:val="21"/>
          <w:szCs w:val="22"/>
          <w:rPrChange w:id="51" w:author="Windows 用户" w:date="2014-08-18T18:08:00Z">
            <w:rPr>
              <w:rFonts w:eastAsiaTheme="minorEastAsia" w:cstheme="minorBidi"/>
              <w:i w:val="0"/>
              <w:iCs w:val="0"/>
              <w:noProof/>
              <w:kern w:val="2"/>
              <w:sz w:val="21"/>
              <w:szCs w:val="22"/>
            </w:rPr>
          </w:rPrChange>
        </w:rPr>
        <w:tab/>
      </w:r>
      <w:r w:rsidR="000A0953" w:rsidRPr="00905C18">
        <w:rPr>
          <w:rStyle w:val="af0"/>
          <w:rFonts w:ascii="华文黑体" w:eastAsia="华文黑体" w:hint="eastAsia"/>
          <w:i w:val="0"/>
          <w:noProof/>
          <w:rPrChange w:id="52" w:author="Windows 用户" w:date="2014-08-18T18:08:00Z">
            <w:rPr>
              <w:rStyle w:val="af0"/>
              <w:rFonts w:ascii="华文黑体" w:eastAsia="华文黑体" w:hint="eastAsia"/>
              <w:noProof/>
            </w:rPr>
          </w:rPrChange>
        </w:rPr>
        <w:t>寻找</w:t>
      </w:r>
      <w:r w:rsidR="000A0953" w:rsidRPr="00905C18">
        <w:rPr>
          <w:rStyle w:val="af0"/>
          <w:rFonts w:ascii="华文黑体" w:eastAsia="华文黑体"/>
          <w:i w:val="0"/>
          <w:noProof/>
          <w:rPrChange w:id="53" w:author="Windows 用户" w:date="2014-08-18T18:08:00Z">
            <w:rPr>
              <w:rStyle w:val="af0"/>
              <w:rFonts w:ascii="华文黑体" w:eastAsia="华文黑体"/>
              <w:noProof/>
            </w:rPr>
          </w:rPrChange>
        </w:rPr>
        <w:t>FlowPath</w:t>
      </w:r>
      <w:r w:rsidR="000A0953" w:rsidRPr="00905C18">
        <w:rPr>
          <w:i w:val="0"/>
          <w:noProof/>
          <w:webHidden/>
          <w:rPrChange w:id="54" w:author="Windows 用户" w:date="2014-08-18T18:08:00Z">
            <w:rPr>
              <w:noProof/>
              <w:webHidden/>
            </w:rPr>
          </w:rPrChange>
        </w:rPr>
        <w:tab/>
      </w:r>
      <w:r w:rsidRPr="00905C18">
        <w:rPr>
          <w:i w:val="0"/>
          <w:noProof/>
          <w:webHidden/>
          <w:rPrChange w:id="55" w:author="Windows 用户" w:date="2014-08-18T18:08:00Z">
            <w:rPr>
              <w:noProof/>
              <w:webHidden/>
            </w:rPr>
          </w:rPrChange>
        </w:rPr>
        <w:fldChar w:fldCharType="begin"/>
      </w:r>
      <w:r w:rsidR="000A0953" w:rsidRPr="00905C18">
        <w:rPr>
          <w:i w:val="0"/>
          <w:noProof/>
          <w:webHidden/>
          <w:rPrChange w:id="56" w:author="Windows 用户" w:date="2014-08-18T18:08:00Z">
            <w:rPr>
              <w:noProof/>
              <w:webHidden/>
            </w:rPr>
          </w:rPrChange>
        </w:rPr>
        <w:instrText xml:space="preserve"> PAGEREF _Toc395797725 \h </w:instrText>
      </w:r>
      <w:r w:rsidRPr="00905C18">
        <w:rPr>
          <w:i w:val="0"/>
          <w:noProof/>
          <w:webHidden/>
          <w:rPrChange w:id="57" w:author="Windows 用户" w:date="2014-08-18T18:08:00Z">
            <w:rPr>
              <w:noProof/>
              <w:webHidden/>
            </w:rPr>
          </w:rPrChange>
        </w:rPr>
      </w:r>
      <w:r w:rsidRPr="00905C18">
        <w:rPr>
          <w:i w:val="0"/>
          <w:noProof/>
          <w:webHidden/>
          <w:rPrChange w:id="58" w:author="Windows 用户" w:date="2014-08-18T18:08:00Z">
            <w:rPr>
              <w:noProof/>
              <w:webHidden/>
            </w:rPr>
          </w:rPrChange>
        </w:rPr>
        <w:fldChar w:fldCharType="separate"/>
      </w:r>
      <w:r w:rsidR="000A0953" w:rsidRPr="00905C18">
        <w:rPr>
          <w:i w:val="0"/>
          <w:noProof/>
          <w:webHidden/>
          <w:rPrChange w:id="59" w:author="Windows 用户" w:date="2014-08-18T18:08:00Z">
            <w:rPr>
              <w:noProof/>
              <w:webHidden/>
            </w:rPr>
          </w:rPrChange>
        </w:rPr>
        <w:t>4</w:t>
      </w:r>
      <w:r w:rsidRPr="00905C18">
        <w:rPr>
          <w:i w:val="0"/>
          <w:noProof/>
          <w:webHidden/>
          <w:rPrChange w:id="60" w:author="Windows 用户" w:date="2014-08-18T18:08:00Z">
            <w:rPr>
              <w:noProof/>
              <w:webHidden/>
            </w:rPr>
          </w:rPrChange>
        </w:rPr>
        <w:fldChar w:fldCharType="end"/>
      </w:r>
      <w:r w:rsidRPr="00905C18">
        <w:rPr>
          <w:i w:val="0"/>
          <w:rPrChange w:id="61" w:author="Windows 用户" w:date="2014-08-18T18:08:00Z">
            <w:rPr/>
          </w:rPrChange>
        </w:rPr>
        <w:fldChar w:fldCharType="end"/>
      </w:r>
    </w:p>
    <w:p w:rsidR="000A0953" w:rsidRPr="00905C18" w:rsidRDefault="00475907">
      <w:pPr>
        <w:pStyle w:val="30"/>
        <w:tabs>
          <w:tab w:val="left" w:pos="1200"/>
          <w:tab w:val="right" w:leader="dot" w:pos="8296"/>
        </w:tabs>
        <w:rPr>
          <w:rFonts w:eastAsiaTheme="minorEastAsia" w:cstheme="minorBidi"/>
          <w:i w:val="0"/>
          <w:iCs w:val="0"/>
          <w:noProof/>
          <w:kern w:val="2"/>
          <w:sz w:val="21"/>
          <w:szCs w:val="22"/>
        </w:rPr>
      </w:pPr>
      <w:r w:rsidRPr="00905C18">
        <w:rPr>
          <w:i w:val="0"/>
          <w:rPrChange w:id="62" w:author="Windows 用户" w:date="2014-08-18T18:08:00Z">
            <w:rPr/>
          </w:rPrChange>
        </w:rPr>
        <w:fldChar w:fldCharType="begin"/>
      </w:r>
      <w:r w:rsidRPr="00905C18">
        <w:rPr>
          <w:i w:val="0"/>
          <w:rPrChange w:id="63" w:author="Windows 用户" w:date="2014-08-18T18:08:00Z">
            <w:rPr/>
          </w:rPrChange>
        </w:rPr>
        <w:instrText>HYPERLINK \l "_Toc395797726"</w:instrText>
      </w:r>
      <w:r w:rsidRPr="00905C18">
        <w:rPr>
          <w:i w:val="0"/>
          <w:rPrChange w:id="64" w:author="Windows 用户" w:date="2014-08-18T18:08:00Z">
            <w:rPr/>
          </w:rPrChange>
        </w:rPr>
        <w:fldChar w:fldCharType="separate"/>
      </w:r>
      <w:r w:rsidR="000A0953" w:rsidRPr="00905C18">
        <w:rPr>
          <w:rStyle w:val="af0"/>
          <w:rFonts w:ascii="华文黑体" w:eastAsia="华文黑体"/>
          <w:i w:val="0"/>
          <w:noProof/>
          <w:rPrChange w:id="65" w:author="Windows 用户" w:date="2014-08-18T18:08:00Z">
            <w:rPr>
              <w:rStyle w:val="af0"/>
              <w:rFonts w:ascii="华文黑体" w:eastAsia="华文黑体"/>
              <w:noProof/>
            </w:rPr>
          </w:rPrChange>
        </w:rPr>
        <w:t>1.1.5</w:t>
      </w:r>
      <w:r w:rsidR="000A0953" w:rsidRPr="00905C18">
        <w:rPr>
          <w:rFonts w:eastAsiaTheme="minorEastAsia" w:cstheme="minorBidi"/>
          <w:i w:val="0"/>
          <w:iCs w:val="0"/>
          <w:noProof/>
          <w:kern w:val="2"/>
          <w:sz w:val="21"/>
          <w:szCs w:val="22"/>
          <w:rPrChange w:id="66" w:author="Windows 用户" w:date="2014-08-18T18:08:00Z">
            <w:rPr>
              <w:rFonts w:eastAsiaTheme="minorEastAsia" w:cstheme="minorBidi"/>
              <w:i w:val="0"/>
              <w:iCs w:val="0"/>
              <w:noProof/>
              <w:kern w:val="2"/>
              <w:sz w:val="21"/>
              <w:szCs w:val="22"/>
            </w:rPr>
          </w:rPrChange>
        </w:rPr>
        <w:tab/>
      </w:r>
      <w:r w:rsidR="000A0953" w:rsidRPr="00905C18">
        <w:rPr>
          <w:rStyle w:val="af0"/>
          <w:rFonts w:ascii="华文黑体" w:eastAsia="华文黑体" w:hint="eastAsia"/>
          <w:i w:val="0"/>
          <w:noProof/>
          <w:rPrChange w:id="67" w:author="Windows 用户" w:date="2014-08-18T18:08:00Z">
            <w:rPr>
              <w:rStyle w:val="af0"/>
              <w:rFonts w:ascii="华文黑体" w:eastAsia="华文黑体" w:hint="eastAsia"/>
              <w:noProof/>
            </w:rPr>
          </w:rPrChange>
        </w:rPr>
        <w:t>冲突检测</w:t>
      </w:r>
      <w:r w:rsidR="000A0953" w:rsidRPr="00905C18">
        <w:rPr>
          <w:i w:val="0"/>
          <w:noProof/>
          <w:webHidden/>
          <w:rPrChange w:id="68" w:author="Windows 用户" w:date="2014-08-18T18:08:00Z">
            <w:rPr>
              <w:noProof/>
              <w:webHidden/>
            </w:rPr>
          </w:rPrChange>
        </w:rPr>
        <w:tab/>
      </w:r>
      <w:r w:rsidRPr="00905C18">
        <w:rPr>
          <w:i w:val="0"/>
          <w:noProof/>
          <w:webHidden/>
          <w:rPrChange w:id="69" w:author="Windows 用户" w:date="2014-08-18T18:08:00Z">
            <w:rPr>
              <w:noProof/>
              <w:webHidden/>
            </w:rPr>
          </w:rPrChange>
        </w:rPr>
        <w:fldChar w:fldCharType="begin"/>
      </w:r>
      <w:r w:rsidR="000A0953" w:rsidRPr="00905C18">
        <w:rPr>
          <w:i w:val="0"/>
          <w:noProof/>
          <w:webHidden/>
          <w:rPrChange w:id="70" w:author="Windows 用户" w:date="2014-08-18T18:08:00Z">
            <w:rPr>
              <w:noProof/>
              <w:webHidden/>
            </w:rPr>
          </w:rPrChange>
        </w:rPr>
        <w:instrText xml:space="preserve"> PAGEREF _Toc395797726 \h </w:instrText>
      </w:r>
      <w:r w:rsidRPr="00905C18">
        <w:rPr>
          <w:i w:val="0"/>
          <w:noProof/>
          <w:webHidden/>
          <w:rPrChange w:id="71" w:author="Windows 用户" w:date="2014-08-18T18:08:00Z">
            <w:rPr>
              <w:noProof/>
              <w:webHidden/>
            </w:rPr>
          </w:rPrChange>
        </w:rPr>
      </w:r>
      <w:r w:rsidRPr="00905C18">
        <w:rPr>
          <w:i w:val="0"/>
          <w:noProof/>
          <w:webHidden/>
          <w:rPrChange w:id="72" w:author="Windows 用户" w:date="2014-08-18T18:08:00Z">
            <w:rPr>
              <w:noProof/>
              <w:webHidden/>
            </w:rPr>
          </w:rPrChange>
        </w:rPr>
        <w:fldChar w:fldCharType="separate"/>
      </w:r>
      <w:r w:rsidR="000A0953" w:rsidRPr="00905C18">
        <w:rPr>
          <w:i w:val="0"/>
          <w:noProof/>
          <w:webHidden/>
          <w:rPrChange w:id="73" w:author="Windows 用户" w:date="2014-08-18T18:08:00Z">
            <w:rPr>
              <w:noProof/>
              <w:webHidden/>
            </w:rPr>
          </w:rPrChange>
        </w:rPr>
        <w:t>4</w:t>
      </w:r>
      <w:r w:rsidRPr="00905C18">
        <w:rPr>
          <w:i w:val="0"/>
          <w:noProof/>
          <w:webHidden/>
          <w:rPrChange w:id="74" w:author="Windows 用户" w:date="2014-08-18T18:08:00Z">
            <w:rPr>
              <w:noProof/>
              <w:webHidden/>
            </w:rPr>
          </w:rPrChange>
        </w:rPr>
        <w:fldChar w:fldCharType="end"/>
      </w:r>
      <w:r w:rsidRPr="00905C18">
        <w:rPr>
          <w:i w:val="0"/>
          <w:rPrChange w:id="75" w:author="Windows 用户" w:date="2014-08-18T18:08:00Z">
            <w:rPr/>
          </w:rPrChange>
        </w:rPr>
        <w:fldChar w:fldCharType="end"/>
      </w:r>
    </w:p>
    <w:p w:rsidR="000A0953" w:rsidRPr="00905C18" w:rsidRDefault="00475907">
      <w:pPr>
        <w:pStyle w:val="30"/>
        <w:tabs>
          <w:tab w:val="left" w:pos="1200"/>
          <w:tab w:val="right" w:leader="dot" w:pos="8296"/>
        </w:tabs>
        <w:rPr>
          <w:rFonts w:eastAsiaTheme="minorEastAsia" w:cstheme="minorBidi"/>
          <w:i w:val="0"/>
          <w:iCs w:val="0"/>
          <w:noProof/>
          <w:kern w:val="2"/>
          <w:sz w:val="21"/>
          <w:szCs w:val="22"/>
        </w:rPr>
      </w:pPr>
      <w:r w:rsidRPr="00905C18">
        <w:rPr>
          <w:i w:val="0"/>
          <w:rPrChange w:id="76" w:author="Windows 用户" w:date="2014-08-18T18:08:00Z">
            <w:rPr/>
          </w:rPrChange>
        </w:rPr>
        <w:fldChar w:fldCharType="begin"/>
      </w:r>
      <w:r w:rsidRPr="00905C18">
        <w:rPr>
          <w:i w:val="0"/>
          <w:rPrChange w:id="77" w:author="Windows 用户" w:date="2014-08-18T18:08:00Z">
            <w:rPr/>
          </w:rPrChange>
        </w:rPr>
        <w:instrText>HYPERLINK \l "_Toc395797727"</w:instrText>
      </w:r>
      <w:r w:rsidRPr="00905C18">
        <w:rPr>
          <w:i w:val="0"/>
          <w:rPrChange w:id="78" w:author="Windows 用户" w:date="2014-08-18T18:08:00Z">
            <w:rPr/>
          </w:rPrChange>
        </w:rPr>
        <w:fldChar w:fldCharType="separate"/>
      </w:r>
      <w:r w:rsidR="000A0953" w:rsidRPr="00905C18">
        <w:rPr>
          <w:rStyle w:val="af0"/>
          <w:rFonts w:ascii="华文黑体" w:eastAsia="华文黑体"/>
          <w:i w:val="0"/>
          <w:noProof/>
          <w:rPrChange w:id="79" w:author="Windows 用户" w:date="2014-08-18T18:08:00Z">
            <w:rPr>
              <w:rStyle w:val="af0"/>
              <w:rFonts w:ascii="华文黑体" w:eastAsia="华文黑体"/>
              <w:noProof/>
            </w:rPr>
          </w:rPrChange>
        </w:rPr>
        <w:t>1.1.6</w:t>
      </w:r>
      <w:r w:rsidR="000A0953" w:rsidRPr="00905C18">
        <w:rPr>
          <w:rFonts w:eastAsiaTheme="minorEastAsia" w:cstheme="minorBidi"/>
          <w:i w:val="0"/>
          <w:iCs w:val="0"/>
          <w:noProof/>
          <w:kern w:val="2"/>
          <w:sz w:val="21"/>
          <w:szCs w:val="22"/>
          <w:rPrChange w:id="80" w:author="Windows 用户" w:date="2014-08-18T18:08:00Z">
            <w:rPr>
              <w:rFonts w:eastAsiaTheme="minorEastAsia" w:cstheme="minorBidi"/>
              <w:i w:val="0"/>
              <w:iCs w:val="0"/>
              <w:noProof/>
              <w:kern w:val="2"/>
              <w:sz w:val="21"/>
              <w:szCs w:val="22"/>
            </w:rPr>
          </w:rPrChange>
        </w:rPr>
        <w:tab/>
      </w:r>
      <w:r w:rsidR="000A0953" w:rsidRPr="00905C18">
        <w:rPr>
          <w:rStyle w:val="af0"/>
          <w:rFonts w:ascii="华文黑体" w:eastAsia="华文黑体" w:hint="eastAsia"/>
          <w:i w:val="0"/>
          <w:noProof/>
          <w:rPrChange w:id="81" w:author="Windows 用户" w:date="2014-08-18T18:08:00Z">
            <w:rPr>
              <w:rStyle w:val="af0"/>
              <w:rFonts w:ascii="华文黑体" w:eastAsia="华文黑体" w:hint="eastAsia"/>
              <w:noProof/>
            </w:rPr>
          </w:rPrChange>
        </w:rPr>
        <w:t>冲突解决</w:t>
      </w:r>
      <w:r w:rsidR="000A0953" w:rsidRPr="00905C18">
        <w:rPr>
          <w:i w:val="0"/>
          <w:noProof/>
          <w:webHidden/>
          <w:rPrChange w:id="82" w:author="Windows 用户" w:date="2014-08-18T18:08:00Z">
            <w:rPr>
              <w:noProof/>
              <w:webHidden/>
            </w:rPr>
          </w:rPrChange>
        </w:rPr>
        <w:tab/>
      </w:r>
      <w:r w:rsidRPr="00905C18">
        <w:rPr>
          <w:i w:val="0"/>
          <w:noProof/>
          <w:webHidden/>
          <w:rPrChange w:id="83" w:author="Windows 用户" w:date="2014-08-18T18:08:00Z">
            <w:rPr>
              <w:noProof/>
              <w:webHidden/>
            </w:rPr>
          </w:rPrChange>
        </w:rPr>
        <w:fldChar w:fldCharType="begin"/>
      </w:r>
      <w:r w:rsidR="000A0953" w:rsidRPr="00905C18">
        <w:rPr>
          <w:i w:val="0"/>
          <w:noProof/>
          <w:webHidden/>
          <w:rPrChange w:id="84" w:author="Windows 用户" w:date="2014-08-18T18:08:00Z">
            <w:rPr>
              <w:noProof/>
              <w:webHidden/>
            </w:rPr>
          </w:rPrChange>
        </w:rPr>
        <w:instrText xml:space="preserve"> PAGEREF _Toc395797727 \h </w:instrText>
      </w:r>
      <w:r w:rsidRPr="00905C18">
        <w:rPr>
          <w:i w:val="0"/>
          <w:noProof/>
          <w:webHidden/>
          <w:rPrChange w:id="85" w:author="Windows 用户" w:date="2014-08-18T18:08:00Z">
            <w:rPr>
              <w:noProof/>
              <w:webHidden/>
            </w:rPr>
          </w:rPrChange>
        </w:rPr>
      </w:r>
      <w:r w:rsidRPr="00905C18">
        <w:rPr>
          <w:i w:val="0"/>
          <w:noProof/>
          <w:webHidden/>
          <w:rPrChange w:id="86" w:author="Windows 用户" w:date="2014-08-18T18:08:00Z">
            <w:rPr>
              <w:noProof/>
              <w:webHidden/>
            </w:rPr>
          </w:rPrChange>
        </w:rPr>
        <w:fldChar w:fldCharType="separate"/>
      </w:r>
      <w:r w:rsidR="000A0953" w:rsidRPr="00905C18">
        <w:rPr>
          <w:i w:val="0"/>
          <w:noProof/>
          <w:webHidden/>
          <w:rPrChange w:id="87" w:author="Windows 用户" w:date="2014-08-18T18:08:00Z">
            <w:rPr>
              <w:noProof/>
              <w:webHidden/>
            </w:rPr>
          </w:rPrChange>
        </w:rPr>
        <w:t>5</w:t>
      </w:r>
      <w:r w:rsidRPr="00905C18">
        <w:rPr>
          <w:i w:val="0"/>
          <w:noProof/>
          <w:webHidden/>
          <w:rPrChange w:id="88" w:author="Windows 用户" w:date="2014-08-18T18:08:00Z">
            <w:rPr>
              <w:noProof/>
              <w:webHidden/>
            </w:rPr>
          </w:rPrChange>
        </w:rPr>
        <w:fldChar w:fldCharType="end"/>
      </w:r>
      <w:r w:rsidRPr="00905C18">
        <w:rPr>
          <w:i w:val="0"/>
          <w:rPrChange w:id="89" w:author="Windows 用户" w:date="2014-08-18T18:08:00Z">
            <w:rPr/>
          </w:rPrChange>
        </w:rPr>
        <w:fldChar w:fldCharType="end"/>
      </w:r>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728" w:history="1">
        <w:r w:rsidR="000A0953" w:rsidRPr="00F24F28">
          <w:rPr>
            <w:rStyle w:val="af0"/>
            <w:rFonts w:ascii="华文黑体" w:eastAsia="华文黑体"/>
            <w:noProof/>
          </w:rPr>
          <w:t>1.2</w:t>
        </w:r>
        <w:r w:rsidR="000A0953">
          <w:rPr>
            <w:rFonts w:eastAsiaTheme="minorEastAsia" w:cstheme="minorBidi"/>
            <w:smallCaps w:val="0"/>
            <w:noProof/>
            <w:kern w:val="2"/>
            <w:sz w:val="21"/>
            <w:szCs w:val="22"/>
          </w:rPr>
          <w:tab/>
        </w:r>
        <w:r w:rsidR="000A0953" w:rsidRPr="00F24F28">
          <w:rPr>
            <w:rStyle w:val="af0"/>
            <w:rFonts w:ascii="华文黑体" w:eastAsia="华文黑体" w:hint="eastAsia"/>
            <w:noProof/>
          </w:rPr>
          <w:t>实现原理</w:t>
        </w:r>
        <w:r w:rsidR="000A0953">
          <w:rPr>
            <w:noProof/>
            <w:webHidden/>
          </w:rPr>
          <w:tab/>
        </w:r>
        <w:r>
          <w:rPr>
            <w:noProof/>
            <w:webHidden/>
          </w:rPr>
          <w:fldChar w:fldCharType="begin"/>
        </w:r>
        <w:r w:rsidR="000A0953">
          <w:rPr>
            <w:noProof/>
            <w:webHidden/>
          </w:rPr>
          <w:instrText xml:space="preserve"> PAGEREF _Toc395797728 \h </w:instrText>
        </w:r>
        <w:r>
          <w:rPr>
            <w:noProof/>
            <w:webHidden/>
          </w:rPr>
        </w:r>
        <w:r>
          <w:rPr>
            <w:noProof/>
            <w:webHidden/>
          </w:rPr>
          <w:fldChar w:fldCharType="separate"/>
        </w:r>
        <w:r w:rsidR="000A0953">
          <w:rPr>
            <w:noProof/>
            <w:webHidden/>
          </w:rPr>
          <w:t>5</w:t>
        </w:r>
        <w:r>
          <w:rPr>
            <w:noProof/>
            <w:webHidden/>
          </w:rPr>
          <w:fldChar w:fldCharType="end"/>
        </w:r>
      </w:hyperlink>
    </w:p>
    <w:p w:rsidR="000A0953" w:rsidRPr="00905C18" w:rsidRDefault="00475907">
      <w:pPr>
        <w:pStyle w:val="30"/>
        <w:tabs>
          <w:tab w:val="left" w:pos="1200"/>
          <w:tab w:val="right" w:leader="dot" w:pos="8296"/>
        </w:tabs>
        <w:rPr>
          <w:rFonts w:eastAsiaTheme="minorEastAsia" w:cstheme="minorBidi"/>
          <w:i w:val="0"/>
          <w:iCs w:val="0"/>
          <w:noProof/>
          <w:kern w:val="2"/>
          <w:sz w:val="21"/>
          <w:szCs w:val="22"/>
        </w:rPr>
      </w:pPr>
      <w:r w:rsidRPr="00905C18">
        <w:rPr>
          <w:i w:val="0"/>
          <w:rPrChange w:id="90" w:author="Windows 用户" w:date="2014-08-18T18:08:00Z">
            <w:rPr/>
          </w:rPrChange>
        </w:rPr>
        <w:fldChar w:fldCharType="begin"/>
      </w:r>
      <w:r w:rsidRPr="00905C18">
        <w:rPr>
          <w:i w:val="0"/>
          <w:rPrChange w:id="91" w:author="Windows 用户" w:date="2014-08-18T18:08:00Z">
            <w:rPr/>
          </w:rPrChange>
        </w:rPr>
        <w:instrText>HYPERLINK \l "_Toc395797729"</w:instrText>
      </w:r>
      <w:r w:rsidRPr="00905C18">
        <w:rPr>
          <w:i w:val="0"/>
          <w:rPrChange w:id="92" w:author="Windows 用户" w:date="2014-08-18T18:08:00Z">
            <w:rPr/>
          </w:rPrChange>
        </w:rPr>
        <w:fldChar w:fldCharType="separate"/>
      </w:r>
      <w:r w:rsidR="000A0953" w:rsidRPr="00905C18">
        <w:rPr>
          <w:rStyle w:val="af0"/>
          <w:rFonts w:ascii="华文黑体" w:eastAsia="华文黑体"/>
          <w:i w:val="0"/>
          <w:noProof/>
          <w:rPrChange w:id="93" w:author="Windows 用户" w:date="2014-08-18T18:08:00Z">
            <w:rPr>
              <w:rStyle w:val="af0"/>
              <w:rFonts w:ascii="华文黑体" w:eastAsia="华文黑体"/>
              <w:noProof/>
            </w:rPr>
          </w:rPrChange>
        </w:rPr>
        <w:t>1.2.1</w:t>
      </w:r>
      <w:r w:rsidR="000A0953" w:rsidRPr="00905C18">
        <w:rPr>
          <w:rFonts w:eastAsiaTheme="minorEastAsia" w:cstheme="minorBidi"/>
          <w:i w:val="0"/>
          <w:iCs w:val="0"/>
          <w:noProof/>
          <w:kern w:val="2"/>
          <w:sz w:val="21"/>
          <w:szCs w:val="22"/>
          <w:rPrChange w:id="94" w:author="Windows 用户" w:date="2014-08-18T18:08:00Z">
            <w:rPr>
              <w:rFonts w:eastAsiaTheme="minorEastAsia" w:cstheme="minorBidi"/>
              <w:i w:val="0"/>
              <w:iCs w:val="0"/>
              <w:noProof/>
              <w:kern w:val="2"/>
              <w:sz w:val="21"/>
              <w:szCs w:val="22"/>
            </w:rPr>
          </w:rPrChange>
        </w:rPr>
        <w:tab/>
      </w:r>
      <w:r w:rsidR="000A0953" w:rsidRPr="00905C18">
        <w:rPr>
          <w:rStyle w:val="af0"/>
          <w:rFonts w:ascii="华文黑体" w:eastAsia="华文黑体" w:hint="eastAsia"/>
          <w:i w:val="0"/>
          <w:noProof/>
          <w:rPrChange w:id="95" w:author="Windows 用户" w:date="2014-08-18T18:08:00Z">
            <w:rPr>
              <w:rStyle w:val="af0"/>
              <w:rFonts w:ascii="华文黑体" w:eastAsia="华文黑体" w:hint="eastAsia"/>
              <w:noProof/>
            </w:rPr>
          </w:rPrChange>
        </w:rPr>
        <w:t>防火墙规则管理的实现</w:t>
      </w:r>
      <w:r w:rsidR="000A0953" w:rsidRPr="00905C18">
        <w:rPr>
          <w:i w:val="0"/>
          <w:noProof/>
          <w:webHidden/>
          <w:rPrChange w:id="96" w:author="Windows 用户" w:date="2014-08-18T18:08:00Z">
            <w:rPr>
              <w:noProof/>
              <w:webHidden/>
            </w:rPr>
          </w:rPrChange>
        </w:rPr>
        <w:tab/>
      </w:r>
      <w:r w:rsidRPr="00905C18">
        <w:rPr>
          <w:i w:val="0"/>
          <w:noProof/>
          <w:webHidden/>
          <w:rPrChange w:id="97" w:author="Windows 用户" w:date="2014-08-18T18:08:00Z">
            <w:rPr>
              <w:noProof/>
              <w:webHidden/>
            </w:rPr>
          </w:rPrChange>
        </w:rPr>
        <w:fldChar w:fldCharType="begin"/>
      </w:r>
      <w:r w:rsidR="000A0953" w:rsidRPr="00905C18">
        <w:rPr>
          <w:i w:val="0"/>
          <w:noProof/>
          <w:webHidden/>
          <w:rPrChange w:id="98" w:author="Windows 用户" w:date="2014-08-18T18:08:00Z">
            <w:rPr>
              <w:noProof/>
              <w:webHidden/>
            </w:rPr>
          </w:rPrChange>
        </w:rPr>
        <w:instrText xml:space="preserve"> PAGEREF _Toc395797729 \h </w:instrText>
      </w:r>
      <w:r w:rsidRPr="00905C18">
        <w:rPr>
          <w:i w:val="0"/>
          <w:noProof/>
          <w:webHidden/>
          <w:rPrChange w:id="99" w:author="Windows 用户" w:date="2014-08-18T18:08:00Z">
            <w:rPr>
              <w:noProof/>
              <w:webHidden/>
            </w:rPr>
          </w:rPrChange>
        </w:rPr>
      </w:r>
      <w:r w:rsidRPr="00905C18">
        <w:rPr>
          <w:i w:val="0"/>
          <w:noProof/>
          <w:webHidden/>
          <w:rPrChange w:id="100" w:author="Windows 用户" w:date="2014-08-18T18:08:00Z">
            <w:rPr>
              <w:noProof/>
              <w:webHidden/>
            </w:rPr>
          </w:rPrChange>
        </w:rPr>
        <w:fldChar w:fldCharType="separate"/>
      </w:r>
      <w:r w:rsidR="000A0953" w:rsidRPr="00905C18">
        <w:rPr>
          <w:i w:val="0"/>
          <w:noProof/>
          <w:webHidden/>
          <w:rPrChange w:id="101" w:author="Windows 用户" w:date="2014-08-18T18:08:00Z">
            <w:rPr>
              <w:noProof/>
              <w:webHidden/>
            </w:rPr>
          </w:rPrChange>
        </w:rPr>
        <w:t>5</w:t>
      </w:r>
      <w:r w:rsidRPr="00905C18">
        <w:rPr>
          <w:i w:val="0"/>
          <w:noProof/>
          <w:webHidden/>
          <w:rPrChange w:id="102" w:author="Windows 用户" w:date="2014-08-18T18:08:00Z">
            <w:rPr>
              <w:noProof/>
              <w:webHidden/>
            </w:rPr>
          </w:rPrChange>
        </w:rPr>
        <w:fldChar w:fldCharType="end"/>
      </w:r>
      <w:r w:rsidRPr="00905C18">
        <w:rPr>
          <w:i w:val="0"/>
          <w:rPrChange w:id="103" w:author="Windows 用户" w:date="2014-08-18T18:08:00Z">
            <w:rPr/>
          </w:rPrChange>
        </w:rPr>
        <w:fldChar w:fldCharType="end"/>
      </w:r>
    </w:p>
    <w:p w:rsidR="000A0953" w:rsidRPr="00905C18" w:rsidRDefault="00475907">
      <w:pPr>
        <w:pStyle w:val="30"/>
        <w:tabs>
          <w:tab w:val="left" w:pos="1200"/>
          <w:tab w:val="right" w:leader="dot" w:pos="8296"/>
        </w:tabs>
        <w:rPr>
          <w:rFonts w:eastAsiaTheme="minorEastAsia" w:cstheme="minorBidi"/>
          <w:i w:val="0"/>
          <w:iCs w:val="0"/>
          <w:noProof/>
          <w:kern w:val="2"/>
          <w:sz w:val="21"/>
          <w:szCs w:val="22"/>
        </w:rPr>
      </w:pPr>
      <w:r w:rsidRPr="00905C18">
        <w:rPr>
          <w:i w:val="0"/>
          <w:rPrChange w:id="104" w:author="Windows 用户" w:date="2014-08-18T18:08:00Z">
            <w:rPr/>
          </w:rPrChange>
        </w:rPr>
        <w:fldChar w:fldCharType="begin"/>
      </w:r>
      <w:r w:rsidRPr="00905C18">
        <w:rPr>
          <w:i w:val="0"/>
          <w:rPrChange w:id="105" w:author="Windows 用户" w:date="2014-08-18T18:08:00Z">
            <w:rPr/>
          </w:rPrChange>
        </w:rPr>
        <w:instrText>HYPERLINK \l "_Toc395797730"</w:instrText>
      </w:r>
      <w:r w:rsidRPr="00905C18">
        <w:rPr>
          <w:i w:val="0"/>
          <w:rPrChange w:id="106" w:author="Windows 用户" w:date="2014-08-18T18:08:00Z">
            <w:rPr/>
          </w:rPrChange>
        </w:rPr>
        <w:fldChar w:fldCharType="separate"/>
      </w:r>
      <w:r w:rsidR="000A0953" w:rsidRPr="00905C18">
        <w:rPr>
          <w:rStyle w:val="af0"/>
          <w:rFonts w:ascii="华文黑体" w:eastAsia="华文黑体" w:hAnsiTheme="minorEastAsia"/>
          <w:i w:val="0"/>
          <w:noProof/>
          <w:rPrChange w:id="107" w:author="Windows 用户" w:date="2014-08-18T18:08:00Z">
            <w:rPr>
              <w:rStyle w:val="af0"/>
              <w:rFonts w:ascii="华文黑体" w:eastAsia="华文黑体" w:hAnsiTheme="minorEastAsia"/>
              <w:noProof/>
            </w:rPr>
          </w:rPrChange>
        </w:rPr>
        <w:t>1.2.2</w:t>
      </w:r>
      <w:r w:rsidR="000A0953" w:rsidRPr="00905C18">
        <w:rPr>
          <w:rFonts w:eastAsiaTheme="minorEastAsia" w:cstheme="minorBidi"/>
          <w:i w:val="0"/>
          <w:iCs w:val="0"/>
          <w:noProof/>
          <w:kern w:val="2"/>
          <w:sz w:val="21"/>
          <w:szCs w:val="22"/>
          <w:rPrChange w:id="108" w:author="Windows 用户" w:date="2014-08-18T18:08:00Z">
            <w:rPr>
              <w:rFonts w:eastAsiaTheme="minorEastAsia" w:cstheme="minorBidi"/>
              <w:i w:val="0"/>
              <w:iCs w:val="0"/>
              <w:noProof/>
              <w:kern w:val="2"/>
              <w:sz w:val="21"/>
              <w:szCs w:val="22"/>
            </w:rPr>
          </w:rPrChange>
        </w:rPr>
        <w:tab/>
      </w:r>
      <w:r w:rsidR="000A0953" w:rsidRPr="00905C18">
        <w:rPr>
          <w:rStyle w:val="af0"/>
          <w:rFonts w:ascii="华文黑体" w:eastAsia="华文黑体" w:hAnsiTheme="minorEastAsia" w:hint="eastAsia"/>
          <w:i w:val="0"/>
          <w:noProof/>
          <w:rPrChange w:id="109" w:author="Windows 用户" w:date="2014-08-18T18:08:00Z">
            <w:rPr>
              <w:rStyle w:val="af0"/>
              <w:rFonts w:ascii="华文黑体" w:eastAsia="华文黑体" w:hAnsiTheme="minorEastAsia" w:hint="eastAsia"/>
              <w:noProof/>
            </w:rPr>
          </w:rPrChange>
        </w:rPr>
        <w:t>流表管理的实现</w:t>
      </w:r>
      <w:r w:rsidR="000A0953" w:rsidRPr="00905C18">
        <w:rPr>
          <w:i w:val="0"/>
          <w:noProof/>
          <w:webHidden/>
          <w:rPrChange w:id="110" w:author="Windows 用户" w:date="2014-08-18T18:08:00Z">
            <w:rPr>
              <w:noProof/>
              <w:webHidden/>
            </w:rPr>
          </w:rPrChange>
        </w:rPr>
        <w:tab/>
      </w:r>
      <w:r w:rsidRPr="00905C18">
        <w:rPr>
          <w:i w:val="0"/>
          <w:noProof/>
          <w:webHidden/>
          <w:rPrChange w:id="111" w:author="Windows 用户" w:date="2014-08-18T18:08:00Z">
            <w:rPr>
              <w:noProof/>
              <w:webHidden/>
            </w:rPr>
          </w:rPrChange>
        </w:rPr>
        <w:fldChar w:fldCharType="begin"/>
      </w:r>
      <w:r w:rsidR="000A0953" w:rsidRPr="00905C18">
        <w:rPr>
          <w:i w:val="0"/>
          <w:noProof/>
          <w:webHidden/>
          <w:rPrChange w:id="112" w:author="Windows 用户" w:date="2014-08-18T18:08:00Z">
            <w:rPr>
              <w:noProof/>
              <w:webHidden/>
            </w:rPr>
          </w:rPrChange>
        </w:rPr>
        <w:instrText xml:space="preserve"> PAGEREF _Toc395797730 \h </w:instrText>
      </w:r>
      <w:r w:rsidRPr="00905C18">
        <w:rPr>
          <w:i w:val="0"/>
          <w:noProof/>
          <w:webHidden/>
          <w:rPrChange w:id="113" w:author="Windows 用户" w:date="2014-08-18T18:08:00Z">
            <w:rPr>
              <w:noProof/>
              <w:webHidden/>
            </w:rPr>
          </w:rPrChange>
        </w:rPr>
      </w:r>
      <w:r w:rsidRPr="00905C18">
        <w:rPr>
          <w:i w:val="0"/>
          <w:noProof/>
          <w:webHidden/>
          <w:rPrChange w:id="114" w:author="Windows 用户" w:date="2014-08-18T18:08:00Z">
            <w:rPr>
              <w:noProof/>
              <w:webHidden/>
            </w:rPr>
          </w:rPrChange>
        </w:rPr>
        <w:fldChar w:fldCharType="separate"/>
      </w:r>
      <w:r w:rsidR="000A0953" w:rsidRPr="00905C18">
        <w:rPr>
          <w:i w:val="0"/>
          <w:noProof/>
          <w:webHidden/>
          <w:rPrChange w:id="115" w:author="Windows 用户" w:date="2014-08-18T18:08:00Z">
            <w:rPr>
              <w:noProof/>
              <w:webHidden/>
            </w:rPr>
          </w:rPrChange>
        </w:rPr>
        <w:t>5</w:t>
      </w:r>
      <w:r w:rsidRPr="00905C18">
        <w:rPr>
          <w:i w:val="0"/>
          <w:noProof/>
          <w:webHidden/>
          <w:rPrChange w:id="116" w:author="Windows 用户" w:date="2014-08-18T18:08:00Z">
            <w:rPr>
              <w:noProof/>
              <w:webHidden/>
            </w:rPr>
          </w:rPrChange>
        </w:rPr>
        <w:fldChar w:fldCharType="end"/>
      </w:r>
      <w:r w:rsidRPr="00905C18">
        <w:rPr>
          <w:i w:val="0"/>
          <w:rPrChange w:id="117" w:author="Windows 用户" w:date="2014-08-18T18:08:00Z">
            <w:rPr/>
          </w:rPrChange>
        </w:rPr>
        <w:fldChar w:fldCharType="end"/>
      </w:r>
    </w:p>
    <w:p w:rsidR="000A0953" w:rsidRPr="00905C18" w:rsidRDefault="00475907">
      <w:pPr>
        <w:pStyle w:val="30"/>
        <w:tabs>
          <w:tab w:val="left" w:pos="1200"/>
          <w:tab w:val="right" w:leader="dot" w:pos="8296"/>
        </w:tabs>
        <w:rPr>
          <w:rFonts w:eastAsiaTheme="minorEastAsia" w:cstheme="minorBidi"/>
          <w:i w:val="0"/>
          <w:iCs w:val="0"/>
          <w:noProof/>
          <w:kern w:val="2"/>
          <w:sz w:val="21"/>
          <w:szCs w:val="22"/>
        </w:rPr>
      </w:pPr>
      <w:r w:rsidRPr="00905C18">
        <w:rPr>
          <w:i w:val="0"/>
          <w:rPrChange w:id="118" w:author="Windows 用户" w:date="2014-08-18T18:08:00Z">
            <w:rPr/>
          </w:rPrChange>
        </w:rPr>
        <w:fldChar w:fldCharType="begin"/>
      </w:r>
      <w:r w:rsidRPr="00905C18">
        <w:rPr>
          <w:i w:val="0"/>
          <w:rPrChange w:id="119" w:author="Windows 用户" w:date="2014-08-18T18:08:00Z">
            <w:rPr/>
          </w:rPrChange>
        </w:rPr>
        <w:instrText>HYPERLINK \l "_Toc395797731"</w:instrText>
      </w:r>
      <w:r w:rsidRPr="00905C18">
        <w:rPr>
          <w:i w:val="0"/>
          <w:rPrChange w:id="120" w:author="Windows 用户" w:date="2014-08-18T18:08:00Z">
            <w:rPr/>
          </w:rPrChange>
        </w:rPr>
        <w:fldChar w:fldCharType="separate"/>
      </w:r>
      <w:r w:rsidR="000A0953" w:rsidRPr="00905C18">
        <w:rPr>
          <w:rStyle w:val="af0"/>
          <w:rFonts w:ascii="华文黑体" w:eastAsia="华文黑体" w:hAnsi="宋体"/>
          <w:i w:val="0"/>
          <w:noProof/>
          <w:rPrChange w:id="121" w:author="Windows 用户" w:date="2014-08-18T18:08:00Z">
            <w:rPr>
              <w:rStyle w:val="af0"/>
              <w:rFonts w:ascii="华文黑体" w:eastAsia="华文黑体" w:hAnsi="宋体"/>
              <w:noProof/>
            </w:rPr>
          </w:rPrChange>
        </w:rPr>
        <w:t>1.2.3</w:t>
      </w:r>
      <w:r w:rsidR="000A0953" w:rsidRPr="00905C18">
        <w:rPr>
          <w:rFonts w:eastAsiaTheme="minorEastAsia" w:cstheme="minorBidi"/>
          <w:i w:val="0"/>
          <w:iCs w:val="0"/>
          <w:noProof/>
          <w:kern w:val="2"/>
          <w:sz w:val="21"/>
          <w:szCs w:val="22"/>
          <w:rPrChange w:id="122" w:author="Windows 用户" w:date="2014-08-18T18:08:00Z">
            <w:rPr>
              <w:rFonts w:eastAsiaTheme="minorEastAsia" w:cstheme="minorBidi"/>
              <w:i w:val="0"/>
              <w:iCs w:val="0"/>
              <w:noProof/>
              <w:kern w:val="2"/>
              <w:sz w:val="21"/>
              <w:szCs w:val="22"/>
            </w:rPr>
          </w:rPrChange>
        </w:rPr>
        <w:tab/>
      </w:r>
      <w:r w:rsidR="000A0953" w:rsidRPr="00905C18">
        <w:rPr>
          <w:rStyle w:val="af0"/>
          <w:rFonts w:ascii="华文黑体" w:eastAsia="华文黑体" w:hAnsi="宋体" w:hint="eastAsia"/>
          <w:i w:val="0"/>
          <w:noProof/>
          <w:rPrChange w:id="123" w:author="Windows 用户" w:date="2014-08-18T18:08:00Z">
            <w:rPr>
              <w:rStyle w:val="af0"/>
              <w:rFonts w:ascii="华文黑体" w:eastAsia="华文黑体" w:hAnsi="宋体" w:hint="eastAsia"/>
              <w:noProof/>
            </w:rPr>
          </w:rPrChange>
        </w:rPr>
        <w:t>有效</w:t>
      </w:r>
      <w:r w:rsidR="000A0953" w:rsidRPr="00905C18">
        <w:rPr>
          <w:rStyle w:val="af0"/>
          <w:rFonts w:ascii="华文黑体" w:eastAsia="华文黑体" w:hAnsi="宋体"/>
          <w:i w:val="0"/>
          <w:noProof/>
          <w:rPrChange w:id="124" w:author="Windows 用户" w:date="2014-08-18T18:08:00Z">
            <w:rPr>
              <w:rStyle w:val="af0"/>
              <w:rFonts w:ascii="华文黑体" w:eastAsia="华文黑体" w:hAnsi="宋体"/>
              <w:noProof/>
            </w:rPr>
          </w:rPrChange>
        </w:rPr>
        <w:t>DENY</w:t>
      </w:r>
      <w:r w:rsidR="000A0953" w:rsidRPr="00905C18">
        <w:rPr>
          <w:rStyle w:val="af0"/>
          <w:rFonts w:ascii="华文黑体" w:eastAsia="华文黑体" w:hAnsi="宋体" w:hint="eastAsia"/>
          <w:i w:val="0"/>
          <w:noProof/>
          <w:rPrChange w:id="125" w:author="Windows 用户" w:date="2014-08-18T18:08:00Z">
            <w:rPr>
              <w:rStyle w:val="af0"/>
              <w:rFonts w:ascii="华文黑体" w:eastAsia="华文黑体" w:hAnsi="宋体" w:hint="eastAsia"/>
              <w:noProof/>
            </w:rPr>
          </w:rPrChange>
        </w:rPr>
        <w:t>规则的实现</w:t>
      </w:r>
      <w:r w:rsidR="000A0953" w:rsidRPr="00905C18">
        <w:rPr>
          <w:i w:val="0"/>
          <w:noProof/>
          <w:webHidden/>
          <w:rPrChange w:id="126" w:author="Windows 用户" w:date="2014-08-18T18:08:00Z">
            <w:rPr>
              <w:noProof/>
              <w:webHidden/>
            </w:rPr>
          </w:rPrChange>
        </w:rPr>
        <w:tab/>
      </w:r>
      <w:r w:rsidRPr="00905C18">
        <w:rPr>
          <w:i w:val="0"/>
          <w:noProof/>
          <w:webHidden/>
          <w:rPrChange w:id="127" w:author="Windows 用户" w:date="2014-08-18T18:08:00Z">
            <w:rPr>
              <w:noProof/>
              <w:webHidden/>
            </w:rPr>
          </w:rPrChange>
        </w:rPr>
        <w:fldChar w:fldCharType="begin"/>
      </w:r>
      <w:r w:rsidR="000A0953" w:rsidRPr="00905C18">
        <w:rPr>
          <w:i w:val="0"/>
          <w:noProof/>
          <w:webHidden/>
          <w:rPrChange w:id="128" w:author="Windows 用户" w:date="2014-08-18T18:08:00Z">
            <w:rPr>
              <w:noProof/>
              <w:webHidden/>
            </w:rPr>
          </w:rPrChange>
        </w:rPr>
        <w:instrText xml:space="preserve"> PAGEREF _Toc395797731 \h </w:instrText>
      </w:r>
      <w:r w:rsidRPr="00905C18">
        <w:rPr>
          <w:i w:val="0"/>
          <w:noProof/>
          <w:webHidden/>
          <w:rPrChange w:id="129" w:author="Windows 用户" w:date="2014-08-18T18:08:00Z">
            <w:rPr>
              <w:noProof/>
              <w:webHidden/>
            </w:rPr>
          </w:rPrChange>
        </w:rPr>
      </w:r>
      <w:r w:rsidRPr="00905C18">
        <w:rPr>
          <w:i w:val="0"/>
          <w:noProof/>
          <w:webHidden/>
          <w:rPrChange w:id="130" w:author="Windows 用户" w:date="2014-08-18T18:08:00Z">
            <w:rPr>
              <w:noProof/>
              <w:webHidden/>
            </w:rPr>
          </w:rPrChange>
        </w:rPr>
        <w:fldChar w:fldCharType="separate"/>
      </w:r>
      <w:r w:rsidR="000A0953" w:rsidRPr="00905C18">
        <w:rPr>
          <w:i w:val="0"/>
          <w:noProof/>
          <w:webHidden/>
          <w:rPrChange w:id="131" w:author="Windows 用户" w:date="2014-08-18T18:08:00Z">
            <w:rPr>
              <w:noProof/>
              <w:webHidden/>
            </w:rPr>
          </w:rPrChange>
        </w:rPr>
        <w:t>5</w:t>
      </w:r>
      <w:r w:rsidRPr="00905C18">
        <w:rPr>
          <w:i w:val="0"/>
          <w:noProof/>
          <w:webHidden/>
          <w:rPrChange w:id="132" w:author="Windows 用户" w:date="2014-08-18T18:08:00Z">
            <w:rPr>
              <w:noProof/>
              <w:webHidden/>
            </w:rPr>
          </w:rPrChange>
        </w:rPr>
        <w:fldChar w:fldCharType="end"/>
      </w:r>
      <w:r w:rsidRPr="00905C18">
        <w:rPr>
          <w:i w:val="0"/>
          <w:rPrChange w:id="133" w:author="Windows 用户" w:date="2014-08-18T18:08:00Z">
            <w:rPr/>
          </w:rPrChange>
        </w:rPr>
        <w:fldChar w:fldCharType="end"/>
      </w:r>
    </w:p>
    <w:p w:rsidR="000A0953" w:rsidRPr="00905C18" w:rsidRDefault="00475907">
      <w:pPr>
        <w:pStyle w:val="30"/>
        <w:tabs>
          <w:tab w:val="left" w:pos="1200"/>
          <w:tab w:val="right" w:leader="dot" w:pos="8296"/>
        </w:tabs>
        <w:rPr>
          <w:rFonts w:eastAsiaTheme="minorEastAsia" w:cstheme="minorBidi"/>
          <w:i w:val="0"/>
          <w:iCs w:val="0"/>
          <w:noProof/>
          <w:kern w:val="2"/>
          <w:sz w:val="21"/>
          <w:szCs w:val="22"/>
        </w:rPr>
      </w:pPr>
      <w:r w:rsidRPr="00905C18">
        <w:rPr>
          <w:i w:val="0"/>
          <w:rPrChange w:id="134" w:author="Windows 用户" w:date="2014-08-18T18:08:00Z">
            <w:rPr/>
          </w:rPrChange>
        </w:rPr>
        <w:fldChar w:fldCharType="begin"/>
      </w:r>
      <w:r w:rsidRPr="00905C18">
        <w:rPr>
          <w:i w:val="0"/>
          <w:rPrChange w:id="135" w:author="Windows 用户" w:date="2014-08-18T18:08:00Z">
            <w:rPr/>
          </w:rPrChange>
        </w:rPr>
        <w:instrText>HYPERLINK \l "_Toc395797732"</w:instrText>
      </w:r>
      <w:r w:rsidRPr="00905C18">
        <w:rPr>
          <w:i w:val="0"/>
          <w:rPrChange w:id="136" w:author="Windows 用户" w:date="2014-08-18T18:08:00Z">
            <w:rPr/>
          </w:rPrChange>
        </w:rPr>
        <w:fldChar w:fldCharType="separate"/>
      </w:r>
      <w:r w:rsidR="000A0953" w:rsidRPr="00905C18">
        <w:rPr>
          <w:rStyle w:val="af0"/>
          <w:rFonts w:ascii="华文黑体" w:eastAsia="华文黑体"/>
          <w:i w:val="0"/>
          <w:noProof/>
          <w:rPrChange w:id="137" w:author="Windows 用户" w:date="2014-08-18T18:08:00Z">
            <w:rPr>
              <w:rStyle w:val="af0"/>
              <w:rFonts w:ascii="华文黑体" w:eastAsia="华文黑体"/>
              <w:noProof/>
            </w:rPr>
          </w:rPrChange>
        </w:rPr>
        <w:t>1.2.4</w:t>
      </w:r>
      <w:r w:rsidR="000A0953" w:rsidRPr="00905C18">
        <w:rPr>
          <w:rFonts w:eastAsiaTheme="minorEastAsia" w:cstheme="minorBidi"/>
          <w:i w:val="0"/>
          <w:iCs w:val="0"/>
          <w:noProof/>
          <w:kern w:val="2"/>
          <w:sz w:val="21"/>
          <w:szCs w:val="22"/>
          <w:rPrChange w:id="138" w:author="Windows 用户" w:date="2014-08-18T18:08:00Z">
            <w:rPr>
              <w:rFonts w:eastAsiaTheme="minorEastAsia" w:cstheme="minorBidi"/>
              <w:i w:val="0"/>
              <w:iCs w:val="0"/>
              <w:noProof/>
              <w:kern w:val="2"/>
              <w:sz w:val="21"/>
              <w:szCs w:val="22"/>
            </w:rPr>
          </w:rPrChange>
        </w:rPr>
        <w:tab/>
      </w:r>
      <w:r w:rsidR="000A0953" w:rsidRPr="00905C18">
        <w:rPr>
          <w:rStyle w:val="af0"/>
          <w:rFonts w:ascii="华文黑体" w:eastAsia="华文黑体"/>
          <w:i w:val="0"/>
          <w:noProof/>
          <w:rPrChange w:id="139" w:author="Windows 用户" w:date="2014-08-18T18:08:00Z">
            <w:rPr>
              <w:rStyle w:val="af0"/>
              <w:rFonts w:ascii="华文黑体" w:eastAsia="华文黑体"/>
              <w:noProof/>
            </w:rPr>
          </w:rPrChange>
        </w:rPr>
        <w:t>FlowPath</w:t>
      </w:r>
      <w:r w:rsidR="000A0953" w:rsidRPr="00905C18">
        <w:rPr>
          <w:rStyle w:val="af0"/>
          <w:rFonts w:ascii="华文黑体" w:eastAsia="华文黑体" w:hint="eastAsia"/>
          <w:i w:val="0"/>
          <w:noProof/>
          <w:rPrChange w:id="140" w:author="Windows 用户" w:date="2014-08-18T18:08:00Z">
            <w:rPr>
              <w:rStyle w:val="af0"/>
              <w:rFonts w:ascii="华文黑体" w:eastAsia="华文黑体" w:hint="eastAsia"/>
              <w:noProof/>
            </w:rPr>
          </w:rPrChange>
        </w:rPr>
        <w:t>动态获取的实现</w:t>
      </w:r>
      <w:r w:rsidR="000A0953" w:rsidRPr="00905C18">
        <w:rPr>
          <w:i w:val="0"/>
          <w:noProof/>
          <w:webHidden/>
          <w:rPrChange w:id="141" w:author="Windows 用户" w:date="2014-08-18T18:08:00Z">
            <w:rPr>
              <w:noProof/>
              <w:webHidden/>
            </w:rPr>
          </w:rPrChange>
        </w:rPr>
        <w:tab/>
      </w:r>
      <w:r w:rsidRPr="00905C18">
        <w:rPr>
          <w:i w:val="0"/>
          <w:noProof/>
          <w:webHidden/>
          <w:rPrChange w:id="142" w:author="Windows 用户" w:date="2014-08-18T18:08:00Z">
            <w:rPr>
              <w:noProof/>
              <w:webHidden/>
            </w:rPr>
          </w:rPrChange>
        </w:rPr>
        <w:fldChar w:fldCharType="begin"/>
      </w:r>
      <w:r w:rsidR="000A0953" w:rsidRPr="00905C18">
        <w:rPr>
          <w:i w:val="0"/>
          <w:noProof/>
          <w:webHidden/>
          <w:rPrChange w:id="143" w:author="Windows 用户" w:date="2014-08-18T18:08:00Z">
            <w:rPr>
              <w:noProof/>
              <w:webHidden/>
            </w:rPr>
          </w:rPrChange>
        </w:rPr>
        <w:instrText xml:space="preserve"> PAGEREF _Toc395797732 \h </w:instrText>
      </w:r>
      <w:r w:rsidRPr="00905C18">
        <w:rPr>
          <w:i w:val="0"/>
          <w:noProof/>
          <w:webHidden/>
          <w:rPrChange w:id="144" w:author="Windows 用户" w:date="2014-08-18T18:08:00Z">
            <w:rPr>
              <w:noProof/>
              <w:webHidden/>
            </w:rPr>
          </w:rPrChange>
        </w:rPr>
      </w:r>
      <w:r w:rsidRPr="00905C18">
        <w:rPr>
          <w:i w:val="0"/>
          <w:noProof/>
          <w:webHidden/>
          <w:rPrChange w:id="145" w:author="Windows 用户" w:date="2014-08-18T18:08:00Z">
            <w:rPr>
              <w:noProof/>
              <w:webHidden/>
            </w:rPr>
          </w:rPrChange>
        </w:rPr>
        <w:fldChar w:fldCharType="separate"/>
      </w:r>
      <w:r w:rsidR="000A0953" w:rsidRPr="00905C18">
        <w:rPr>
          <w:i w:val="0"/>
          <w:noProof/>
          <w:webHidden/>
          <w:rPrChange w:id="146" w:author="Windows 用户" w:date="2014-08-18T18:08:00Z">
            <w:rPr>
              <w:noProof/>
              <w:webHidden/>
            </w:rPr>
          </w:rPrChange>
        </w:rPr>
        <w:t>5</w:t>
      </w:r>
      <w:r w:rsidRPr="00905C18">
        <w:rPr>
          <w:i w:val="0"/>
          <w:noProof/>
          <w:webHidden/>
          <w:rPrChange w:id="147" w:author="Windows 用户" w:date="2014-08-18T18:08:00Z">
            <w:rPr>
              <w:noProof/>
              <w:webHidden/>
            </w:rPr>
          </w:rPrChange>
        </w:rPr>
        <w:fldChar w:fldCharType="end"/>
      </w:r>
      <w:r w:rsidRPr="00905C18">
        <w:rPr>
          <w:i w:val="0"/>
          <w:rPrChange w:id="148" w:author="Windows 用户" w:date="2014-08-18T18:08:00Z">
            <w:rPr/>
          </w:rPrChange>
        </w:rPr>
        <w:fldChar w:fldCharType="end"/>
      </w:r>
    </w:p>
    <w:p w:rsidR="000A0953" w:rsidRPr="00905C18" w:rsidRDefault="00475907">
      <w:pPr>
        <w:pStyle w:val="30"/>
        <w:tabs>
          <w:tab w:val="left" w:pos="1200"/>
          <w:tab w:val="right" w:leader="dot" w:pos="8296"/>
        </w:tabs>
        <w:rPr>
          <w:rFonts w:eastAsiaTheme="minorEastAsia" w:cstheme="minorBidi"/>
          <w:i w:val="0"/>
          <w:iCs w:val="0"/>
          <w:noProof/>
          <w:kern w:val="2"/>
          <w:sz w:val="21"/>
          <w:szCs w:val="22"/>
        </w:rPr>
      </w:pPr>
      <w:r w:rsidRPr="00905C18">
        <w:rPr>
          <w:i w:val="0"/>
          <w:rPrChange w:id="149" w:author="Windows 用户" w:date="2014-08-18T18:08:00Z">
            <w:rPr/>
          </w:rPrChange>
        </w:rPr>
        <w:fldChar w:fldCharType="begin"/>
      </w:r>
      <w:r w:rsidRPr="00905C18">
        <w:rPr>
          <w:i w:val="0"/>
          <w:rPrChange w:id="150" w:author="Windows 用户" w:date="2014-08-18T18:08:00Z">
            <w:rPr/>
          </w:rPrChange>
        </w:rPr>
        <w:instrText>HYPERLINK \l "_Toc395797733"</w:instrText>
      </w:r>
      <w:r w:rsidRPr="00905C18">
        <w:rPr>
          <w:i w:val="0"/>
          <w:rPrChange w:id="151" w:author="Windows 用户" w:date="2014-08-18T18:08:00Z">
            <w:rPr/>
          </w:rPrChange>
        </w:rPr>
        <w:fldChar w:fldCharType="separate"/>
      </w:r>
      <w:r w:rsidR="000A0953" w:rsidRPr="00905C18">
        <w:rPr>
          <w:rStyle w:val="af0"/>
          <w:rFonts w:ascii="华文黑体" w:eastAsia="华文黑体"/>
          <w:i w:val="0"/>
          <w:noProof/>
          <w:rPrChange w:id="152" w:author="Windows 用户" w:date="2014-08-18T18:08:00Z">
            <w:rPr>
              <w:rStyle w:val="af0"/>
              <w:rFonts w:ascii="华文黑体" w:eastAsia="华文黑体"/>
              <w:noProof/>
            </w:rPr>
          </w:rPrChange>
        </w:rPr>
        <w:t>1.2.5</w:t>
      </w:r>
      <w:r w:rsidR="000A0953" w:rsidRPr="00905C18">
        <w:rPr>
          <w:rFonts w:eastAsiaTheme="minorEastAsia" w:cstheme="minorBidi"/>
          <w:i w:val="0"/>
          <w:iCs w:val="0"/>
          <w:noProof/>
          <w:kern w:val="2"/>
          <w:sz w:val="21"/>
          <w:szCs w:val="22"/>
          <w:rPrChange w:id="153" w:author="Windows 用户" w:date="2014-08-18T18:08:00Z">
            <w:rPr>
              <w:rFonts w:eastAsiaTheme="minorEastAsia" w:cstheme="minorBidi"/>
              <w:i w:val="0"/>
              <w:iCs w:val="0"/>
              <w:noProof/>
              <w:kern w:val="2"/>
              <w:sz w:val="21"/>
              <w:szCs w:val="22"/>
            </w:rPr>
          </w:rPrChange>
        </w:rPr>
        <w:tab/>
      </w:r>
      <w:r w:rsidR="000A0953" w:rsidRPr="00905C18">
        <w:rPr>
          <w:rStyle w:val="af0"/>
          <w:rFonts w:ascii="华文黑体" w:eastAsia="华文黑体" w:hint="eastAsia"/>
          <w:i w:val="0"/>
          <w:noProof/>
          <w:rPrChange w:id="154" w:author="Windows 用户" w:date="2014-08-18T18:08:00Z">
            <w:rPr>
              <w:rStyle w:val="af0"/>
              <w:rFonts w:ascii="华文黑体" w:eastAsia="华文黑体" w:hint="eastAsia"/>
              <w:noProof/>
            </w:rPr>
          </w:rPrChange>
        </w:rPr>
        <w:t>冲突检测的实现</w:t>
      </w:r>
      <w:r w:rsidR="000A0953" w:rsidRPr="00905C18">
        <w:rPr>
          <w:i w:val="0"/>
          <w:noProof/>
          <w:webHidden/>
          <w:rPrChange w:id="155" w:author="Windows 用户" w:date="2014-08-18T18:08:00Z">
            <w:rPr>
              <w:noProof/>
              <w:webHidden/>
            </w:rPr>
          </w:rPrChange>
        </w:rPr>
        <w:tab/>
      </w:r>
      <w:r w:rsidRPr="00905C18">
        <w:rPr>
          <w:i w:val="0"/>
          <w:noProof/>
          <w:webHidden/>
          <w:rPrChange w:id="156" w:author="Windows 用户" w:date="2014-08-18T18:08:00Z">
            <w:rPr>
              <w:noProof/>
              <w:webHidden/>
            </w:rPr>
          </w:rPrChange>
        </w:rPr>
        <w:fldChar w:fldCharType="begin"/>
      </w:r>
      <w:r w:rsidR="000A0953" w:rsidRPr="00905C18">
        <w:rPr>
          <w:i w:val="0"/>
          <w:noProof/>
          <w:webHidden/>
          <w:rPrChange w:id="157" w:author="Windows 用户" w:date="2014-08-18T18:08:00Z">
            <w:rPr>
              <w:noProof/>
              <w:webHidden/>
            </w:rPr>
          </w:rPrChange>
        </w:rPr>
        <w:instrText xml:space="preserve"> PAGEREF _Toc395797733 \h </w:instrText>
      </w:r>
      <w:r w:rsidRPr="00905C18">
        <w:rPr>
          <w:i w:val="0"/>
          <w:noProof/>
          <w:webHidden/>
          <w:rPrChange w:id="158" w:author="Windows 用户" w:date="2014-08-18T18:08:00Z">
            <w:rPr>
              <w:noProof/>
              <w:webHidden/>
            </w:rPr>
          </w:rPrChange>
        </w:rPr>
      </w:r>
      <w:r w:rsidRPr="00905C18">
        <w:rPr>
          <w:i w:val="0"/>
          <w:noProof/>
          <w:webHidden/>
          <w:rPrChange w:id="159" w:author="Windows 用户" w:date="2014-08-18T18:08:00Z">
            <w:rPr>
              <w:noProof/>
              <w:webHidden/>
            </w:rPr>
          </w:rPrChange>
        </w:rPr>
        <w:fldChar w:fldCharType="separate"/>
      </w:r>
      <w:r w:rsidR="000A0953" w:rsidRPr="00905C18">
        <w:rPr>
          <w:i w:val="0"/>
          <w:noProof/>
          <w:webHidden/>
          <w:rPrChange w:id="160" w:author="Windows 用户" w:date="2014-08-18T18:08:00Z">
            <w:rPr>
              <w:noProof/>
              <w:webHidden/>
            </w:rPr>
          </w:rPrChange>
        </w:rPr>
        <w:t>6</w:t>
      </w:r>
      <w:r w:rsidRPr="00905C18">
        <w:rPr>
          <w:i w:val="0"/>
          <w:noProof/>
          <w:webHidden/>
          <w:rPrChange w:id="161" w:author="Windows 用户" w:date="2014-08-18T18:08:00Z">
            <w:rPr>
              <w:noProof/>
              <w:webHidden/>
            </w:rPr>
          </w:rPrChange>
        </w:rPr>
        <w:fldChar w:fldCharType="end"/>
      </w:r>
      <w:r w:rsidRPr="00905C18">
        <w:rPr>
          <w:i w:val="0"/>
          <w:rPrChange w:id="162" w:author="Windows 用户" w:date="2014-08-18T18:08:00Z">
            <w:rPr/>
          </w:rPrChange>
        </w:rPr>
        <w:fldChar w:fldCharType="end"/>
      </w:r>
    </w:p>
    <w:p w:rsidR="000A0953" w:rsidRPr="00905C18" w:rsidRDefault="00475907">
      <w:pPr>
        <w:pStyle w:val="30"/>
        <w:tabs>
          <w:tab w:val="left" w:pos="1200"/>
          <w:tab w:val="right" w:leader="dot" w:pos="8296"/>
        </w:tabs>
        <w:rPr>
          <w:rFonts w:eastAsiaTheme="minorEastAsia" w:cstheme="minorBidi"/>
          <w:i w:val="0"/>
          <w:iCs w:val="0"/>
          <w:noProof/>
          <w:kern w:val="2"/>
          <w:sz w:val="21"/>
          <w:szCs w:val="22"/>
        </w:rPr>
      </w:pPr>
      <w:r w:rsidRPr="00905C18">
        <w:rPr>
          <w:i w:val="0"/>
          <w:rPrChange w:id="163" w:author="Windows 用户" w:date="2014-08-18T18:08:00Z">
            <w:rPr/>
          </w:rPrChange>
        </w:rPr>
        <w:fldChar w:fldCharType="begin"/>
      </w:r>
      <w:r w:rsidRPr="00905C18">
        <w:rPr>
          <w:i w:val="0"/>
          <w:rPrChange w:id="164" w:author="Windows 用户" w:date="2014-08-18T18:08:00Z">
            <w:rPr/>
          </w:rPrChange>
        </w:rPr>
        <w:instrText>HYPERLINK \l "_Toc395797734"</w:instrText>
      </w:r>
      <w:r w:rsidRPr="00905C18">
        <w:rPr>
          <w:i w:val="0"/>
          <w:rPrChange w:id="165" w:author="Windows 用户" w:date="2014-08-18T18:08:00Z">
            <w:rPr/>
          </w:rPrChange>
        </w:rPr>
        <w:fldChar w:fldCharType="separate"/>
      </w:r>
      <w:r w:rsidR="000A0953" w:rsidRPr="00905C18">
        <w:rPr>
          <w:rStyle w:val="af0"/>
          <w:rFonts w:ascii="华文黑体" w:eastAsia="华文黑体"/>
          <w:i w:val="0"/>
          <w:noProof/>
          <w:rPrChange w:id="166" w:author="Windows 用户" w:date="2014-08-18T18:08:00Z">
            <w:rPr>
              <w:rStyle w:val="af0"/>
              <w:rFonts w:ascii="华文黑体" w:eastAsia="华文黑体"/>
              <w:noProof/>
            </w:rPr>
          </w:rPrChange>
        </w:rPr>
        <w:t>1.2.6</w:t>
      </w:r>
      <w:r w:rsidR="000A0953" w:rsidRPr="00905C18">
        <w:rPr>
          <w:rFonts w:eastAsiaTheme="minorEastAsia" w:cstheme="minorBidi"/>
          <w:i w:val="0"/>
          <w:iCs w:val="0"/>
          <w:noProof/>
          <w:kern w:val="2"/>
          <w:sz w:val="21"/>
          <w:szCs w:val="22"/>
          <w:rPrChange w:id="167" w:author="Windows 用户" w:date="2014-08-18T18:08:00Z">
            <w:rPr>
              <w:rFonts w:eastAsiaTheme="minorEastAsia" w:cstheme="minorBidi"/>
              <w:i w:val="0"/>
              <w:iCs w:val="0"/>
              <w:noProof/>
              <w:kern w:val="2"/>
              <w:sz w:val="21"/>
              <w:szCs w:val="22"/>
            </w:rPr>
          </w:rPrChange>
        </w:rPr>
        <w:tab/>
      </w:r>
      <w:r w:rsidR="000A0953" w:rsidRPr="00905C18">
        <w:rPr>
          <w:rStyle w:val="af0"/>
          <w:rFonts w:ascii="华文黑体" w:eastAsia="华文黑体" w:hint="eastAsia"/>
          <w:i w:val="0"/>
          <w:noProof/>
          <w:rPrChange w:id="168" w:author="Windows 用户" w:date="2014-08-18T18:08:00Z">
            <w:rPr>
              <w:rStyle w:val="af0"/>
              <w:rFonts w:ascii="华文黑体" w:eastAsia="华文黑体" w:hint="eastAsia"/>
              <w:noProof/>
            </w:rPr>
          </w:rPrChange>
        </w:rPr>
        <w:t>冲突解决的实现</w:t>
      </w:r>
      <w:r w:rsidR="000A0953" w:rsidRPr="00905C18">
        <w:rPr>
          <w:i w:val="0"/>
          <w:noProof/>
          <w:webHidden/>
          <w:rPrChange w:id="169" w:author="Windows 用户" w:date="2014-08-18T18:08:00Z">
            <w:rPr>
              <w:noProof/>
              <w:webHidden/>
            </w:rPr>
          </w:rPrChange>
        </w:rPr>
        <w:tab/>
      </w:r>
      <w:r w:rsidRPr="00905C18">
        <w:rPr>
          <w:i w:val="0"/>
          <w:noProof/>
          <w:webHidden/>
          <w:rPrChange w:id="170" w:author="Windows 用户" w:date="2014-08-18T18:08:00Z">
            <w:rPr>
              <w:noProof/>
              <w:webHidden/>
            </w:rPr>
          </w:rPrChange>
        </w:rPr>
        <w:fldChar w:fldCharType="begin"/>
      </w:r>
      <w:r w:rsidR="000A0953" w:rsidRPr="00905C18">
        <w:rPr>
          <w:i w:val="0"/>
          <w:noProof/>
          <w:webHidden/>
          <w:rPrChange w:id="171" w:author="Windows 用户" w:date="2014-08-18T18:08:00Z">
            <w:rPr>
              <w:noProof/>
              <w:webHidden/>
            </w:rPr>
          </w:rPrChange>
        </w:rPr>
        <w:instrText xml:space="preserve"> PAGEREF _Toc395797734 \h </w:instrText>
      </w:r>
      <w:r w:rsidRPr="00905C18">
        <w:rPr>
          <w:i w:val="0"/>
          <w:noProof/>
          <w:webHidden/>
          <w:rPrChange w:id="172" w:author="Windows 用户" w:date="2014-08-18T18:08:00Z">
            <w:rPr>
              <w:noProof/>
              <w:webHidden/>
            </w:rPr>
          </w:rPrChange>
        </w:rPr>
      </w:r>
      <w:r w:rsidRPr="00905C18">
        <w:rPr>
          <w:i w:val="0"/>
          <w:noProof/>
          <w:webHidden/>
          <w:rPrChange w:id="173" w:author="Windows 用户" w:date="2014-08-18T18:08:00Z">
            <w:rPr>
              <w:noProof/>
              <w:webHidden/>
            </w:rPr>
          </w:rPrChange>
        </w:rPr>
        <w:fldChar w:fldCharType="separate"/>
      </w:r>
      <w:r w:rsidR="000A0953" w:rsidRPr="00905C18">
        <w:rPr>
          <w:i w:val="0"/>
          <w:noProof/>
          <w:webHidden/>
          <w:rPrChange w:id="174" w:author="Windows 用户" w:date="2014-08-18T18:08:00Z">
            <w:rPr>
              <w:noProof/>
              <w:webHidden/>
            </w:rPr>
          </w:rPrChange>
        </w:rPr>
        <w:t>6</w:t>
      </w:r>
      <w:r w:rsidRPr="00905C18">
        <w:rPr>
          <w:i w:val="0"/>
          <w:noProof/>
          <w:webHidden/>
          <w:rPrChange w:id="175" w:author="Windows 用户" w:date="2014-08-18T18:08:00Z">
            <w:rPr>
              <w:noProof/>
              <w:webHidden/>
            </w:rPr>
          </w:rPrChange>
        </w:rPr>
        <w:fldChar w:fldCharType="end"/>
      </w:r>
      <w:r w:rsidRPr="00905C18">
        <w:rPr>
          <w:i w:val="0"/>
          <w:rPrChange w:id="176" w:author="Windows 用户" w:date="2014-08-18T18:08:00Z">
            <w:rPr/>
          </w:rPrChange>
        </w:rPr>
        <w:fldChar w:fldCharType="end"/>
      </w:r>
    </w:p>
    <w:p w:rsidR="000A0953" w:rsidRDefault="00475907">
      <w:pPr>
        <w:pStyle w:val="10"/>
        <w:tabs>
          <w:tab w:val="left" w:pos="600"/>
          <w:tab w:val="right" w:leader="dot" w:pos="8296"/>
        </w:tabs>
        <w:rPr>
          <w:rFonts w:eastAsiaTheme="minorEastAsia" w:cstheme="minorBidi"/>
          <w:b w:val="0"/>
          <w:bCs w:val="0"/>
          <w:caps w:val="0"/>
          <w:noProof/>
          <w:kern w:val="2"/>
          <w:sz w:val="21"/>
          <w:szCs w:val="22"/>
        </w:rPr>
      </w:pPr>
      <w:hyperlink w:anchor="_Toc395797735" w:history="1">
        <w:r w:rsidR="000A0953" w:rsidRPr="00F24F28">
          <w:rPr>
            <w:rStyle w:val="af0"/>
            <w:rFonts w:ascii="华文黑体" w:eastAsia="华文黑体"/>
            <w:noProof/>
          </w:rPr>
          <w:t>2.</w:t>
        </w:r>
        <w:r w:rsidR="000A0953">
          <w:rPr>
            <w:rFonts w:eastAsiaTheme="minorEastAsia" w:cstheme="minorBidi"/>
            <w:b w:val="0"/>
            <w:bCs w:val="0"/>
            <w:caps w:val="0"/>
            <w:noProof/>
            <w:kern w:val="2"/>
            <w:sz w:val="21"/>
            <w:szCs w:val="22"/>
          </w:rPr>
          <w:tab/>
        </w:r>
        <w:r w:rsidR="000A0953" w:rsidRPr="00F24F28">
          <w:rPr>
            <w:rStyle w:val="af0"/>
            <w:rFonts w:ascii="华文黑体" w:eastAsia="华文黑体" w:hint="eastAsia"/>
            <w:noProof/>
          </w:rPr>
          <w:t>测试时间地点及人员</w:t>
        </w:r>
        <w:r w:rsidR="000A0953">
          <w:rPr>
            <w:noProof/>
            <w:webHidden/>
          </w:rPr>
          <w:tab/>
        </w:r>
        <w:r>
          <w:rPr>
            <w:noProof/>
            <w:webHidden/>
          </w:rPr>
          <w:fldChar w:fldCharType="begin"/>
        </w:r>
        <w:r w:rsidR="000A0953">
          <w:rPr>
            <w:noProof/>
            <w:webHidden/>
          </w:rPr>
          <w:instrText xml:space="preserve"> PAGEREF _Toc395797735 \h </w:instrText>
        </w:r>
        <w:r>
          <w:rPr>
            <w:noProof/>
            <w:webHidden/>
          </w:rPr>
        </w:r>
        <w:r>
          <w:rPr>
            <w:noProof/>
            <w:webHidden/>
          </w:rPr>
          <w:fldChar w:fldCharType="separate"/>
        </w:r>
        <w:r w:rsidR="000A0953">
          <w:rPr>
            <w:noProof/>
            <w:webHidden/>
          </w:rPr>
          <w:t>6</w:t>
        </w:r>
        <w:r>
          <w:rPr>
            <w:noProof/>
            <w:webHidden/>
          </w:rPr>
          <w:fldChar w:fldCharType="end"/>
        </w:r>
      </w:hyperlink>
    </w:p>
    <w:p w:rsidR="000A0953" w:rsidRDefault="00475907">
      <w:pPr>
        <w:pStyle w:val="10"/>
        <w:tabs>
          <w:tab w:val="left" w:pos="600"/>
          <w:tab w:val="right" w:leader="dot" w:pos="8296"/>
        </w:tabs>
        <w:rPr>
          <w:rFonts w:eastAsiaTheme="minorEastAsia" w:cstheme="minorBidi"/>
          <w:b w:val="0"/>
          <w:bCs w:val="0"/>
          <w:caps w:val="0"/>
          <w:noProof/>
          <w:kern w:val="2"/>
          <w:sz w:val="21"/>
          <w:szCs w:val="22"/>
        </w:rPr>
      </w:pPr>
      <w:hyperlink w:anchor="_Toc395797736" w:history="1">
        <w:r w:rsidR="000A0953" w:rsidRPr="00F24F28">
          <w:rPr>
            <w:rStyle w:val="af0"/>
            <w:rFonts w:ascii="华文黑体" w:eastAsia="华文黑体"/>
            <w:noProof/>
          </w:rPr>
          <w:t>3.</w:t>
        </w:r>
        <w:r w:rsidR="000A0953">
          <w:rPr>
            <w:rFonts w:eastAsiaTheme="minorEastAsia" w:cstheme="minorBidi"/>
            <w:b w:val="0"/>
            <w:bCs w:val="0"/>
            <w:caps w:val="0"/>
            <w:noProof/>
            <w:kern w:val="2"/>
            <w:sz w:val="21"/>
            <w:szCs w:val="22"/>
          </w:rPr>
          <w:tab/>
        </w:r>
        <w:r w:rsidR="000A0953" w:rsidRPr="00F24F28">
          <w:rPr>
            <w:rStyle w:val="af0"/>
            <w:rFonts w:ascii="华文黑体" w:eastAsia="华文黑体" w:hint="eastAsia"/>
            <w:noProof/>
          </w:rPr>
          <w:t>环境描述</w:t>
        </w:r>
        <w:r w:rsidR="000A0953">
          <w:rPr>
            <w:noProof/>
            <w:webHidden/>
          </w:rPr>
          <w:tab/>
        </w:r>
        <w:r>
          <w:rPr>
            <w:noProof/>
            <w:webHidden/>
          </w:rPr>
          <w:fldChar w:fldCharType="begin"/>
        </w:r>
        <w:r w:rsidR="000A0953">
          <w:rPr>
            <w:noProof/>
            <w:webHidden/>
          </w:rPr>
          <w:instrText xml:space="preserve"> PAGEREF _Toc395797736 \h </w:instrText>
        </w:r>
        <w:r>
          <w:rPr>
            <w:noProof/>
            <w:webHidden/>
          </w:rPr>
        </w:r>
        <w:r>
          <w:rPr>
            <w:noProof/>
            <w:webHidden/>
          </w:rPr>
          <w:fldChar w:fldCharType="separate"/>
        </w:r>
        <w:r w:rsidR="000A0953">
          <w:rPr>
            <w:noProof/>
            <w:webHidden/>
          </w:rPr>
          <w:t>7</w:t>
        </w:r>
        <w:r>
          <w:rPr>
            <w:noProof/>
            <w:webHidden/>
          </w:rPr>
          <w:fldChar w:fldCharType="end"/>
        </w:r>
      </w:hyperlink>
    </w:p>
    <w:p w:rsidR="000A0953" w:rsidRDefault="00475907">
      <w:pPr>
        <w:pStyle w:val="10"/>
        <w:tabs>
          <w:tab w:val="left" w:pos="600"/>
          <w:tab w:val="right" w:leader="dot" w:pos="8296"/>
        </w:tabs>
        <w:rPr>
          <w:rFonts w:eastAsiaTheme="minorEastAsia" w:cstheme="minorBidi"/>
          <w:b w:val="0"/>
          <w:bCs w:val="0"/>
          <w:caps w:val="0"/>
          <w:noProof/>
          <w:kern w:val="2"/>
          <w:sz w:val="21"/>
          <w:szCs w:val="22"/>
        </w:rPr>
      </w:pPr>
      <w:hyperlink w:anchor="_Toc395797737" w:history="1">
        <w:r w:rsidR="000A0953" w:rsidRPr="00F24F28">
          <w:rPr>
            <w:rStyle w:val="af0"/>
            <w:rFonts w:ascii="华文黑体" w:eastAsia="华文黑体"/>
            <w:noProof/>
          </w:rPr>
          <w:t>4.</w:t>
        </w:r>
        <w:r w:rsidR="000A0953">
          <w:rPr>
            <w:rFonts w:eastAsiaTheme="minorEastAsia" w:cstheme="minorBidi"/>
            <w:b w:val="0"/>
            <w:bCs w:val="0"/>
            <w:caps w:val="0"/>
            <w:noProof/>
            <w:kern w:val="2"/>
            <w:sz w:val="21"/>
            <w:szCs w:val="22"/>
          </w:rPr>
          <w:tab/>
        </w:r>
        <w:r w:rsidR="000A0953" w:rsidRPr="00F24F28">
          <w:rPr>
            <w:rStyle w:val="af0"/>
            <w:rFonts w:ascii="华文黑体" w:eastAsia="华文黑体" w:hint="eastAsia"/>
            <w:noProof/>
          </w:rPr>
          <w:t>测试关注重点</w:t>
        </w:r>
        <w:r w:rsidR="000A0953">
          <w:rPr>
            <w:noProof/>
            <w:webHidden/>
          </w:rPr>
          <w:tab/>
        </w:r>
        <w:r>
          <w:rPr>
            <w:noProof/>
            <w:webHidden/>
          </w:rPr>
          <w:fldChar w:fldCharType="begin"/>
        </w:r>
        <w:r w:rsidR="000A0953">
          <w:rPr>
            <w:noProof/>
            <w:webHidden/>
          </w:rPr>
          <w:instrText xml:space="preserve"> PAGEREF _Toc395797737 \h </w:instrText>
        </w:r>
        <w:r>
          <w:rPr>
            <w:noProof/>
            <w:webHidden/>
          </w:rPr>
        </w:r>
        <w:r>
          <w:rPr>
            <w:noProof/>
            <w:webHidden/>
          </w:rPr>
          <w:fldChar w:fldCharType="separate"/>
        </w:r>
        <w:r w:rsidR="000A0953">
          <w:rPr>
            <w:noProof/>
            <w:webHidden/>
          </w:rPr>
          <w:t>7</w:t>
        </w:r>
        <w:r>
          <w:rPr>
            <w:noProof/>
            <w:webHidden/>
          </w:rPr>
          <w:fldChar w:fldCharType="end"/>
        </w:r>
      </w:hyperlink>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738" w:history="1">
        <w:r w:rsidR="000A0953" w:rsidRPr="00F24F28">
          <w:rPr>
            <w:rStyle w:val="af0"/>
            <w:rFonts w:ascii="华文黑体" w:eastAsia="华文黑体"/>
            <w:noProof/>
          </w:rPr>
          <w:t>4.1</w:t>
        </w:r>
        <w:r w:rsidR="000A0953">
          <w:rPr>
            <w:rFonts w:eastAsiaTheme="minorEastAsia" w:cstheme="minorBidi"/>
            <w:smallCaps w:val="0"/>
            <w:noProof/>
            <w:kern w:val="2"/>
            <w:sz w:val="21"/>
            <w:szCs w:val="22"/>
          </w:rPr>
          <w:tab/>
        </w:r>
        <w:r w:rsidR="000A0953" w:rsidRPr="00F24F28">
          <w:rPr>
            <w:rStyle w:val="af0"/>
            <w:rFonts w:ascii="华文黑体" w:eastAsia="华文黑体" w:hint="eastAsia"/>
            <w:noProof/>
          </w:rPr>
          <w:t>防火墙规则管理</w:t>
        </w:r>
        <w:r w:rsidR="000A0953">
          <w:rPr>
            <w:noProof/>
            <w:webHidden/>
          </w:rPr>
          <w:tab/>
        </w:r>
        <w:r>
          <w:rPr>
            <w:noProof/>
            <w:webHidden/>
          </w:rPr>
          <w:fldChar w:fldCharType="begin"/>
        </w:r>
        <w:r w:rsidR="000A0953">
          <w:rPr>
            <w:noProof/>
            <w:webHidden/>
          </w:rPr>
          <w:instrText xml:space="preserve"> PAGEREF _Toc395797738 \h </w:instrText>
        </w:r>
        <w:r>
          <w:rPr>
            <w:noProof/>
            <w:webHidden/>
          </w:rPr>
        </w:r>
        <w:r>
          <w:rPr>
            <w:noProof/>
            <w:webHidden/>
          </w:rPr>
          <w:fldChar w:fldCharType="separate"/>
        </w:r>
        <w:r w:rsidR="000A0953">
          <w:rPr>
            <w:noProof/>
            <w:webHidden/>
          </w:rPr>
          <w:t>7</w:t>
        </w:r>
        <w:r>
          <w:rPr>
            <w:noProof/>
            <w:webHidden/>
          </w:rPr>
          <w:fldChar w:fldCharType="end"/>
        </w:r>
      </w:hyperlink>
    </w:p>
    <w:p w:rsidR="000A0953" w:rsidRPr="00905C18" w:rsidRDefault="00475907">
      <w:pPr>
        <w:pStyle w:val="30"/>
        <w:tabs>
          <w:tab w:val="left" w:pos="1200"/>
          <w:tab w:val="right" w:leader="dot" w:pos="8296"/>
        </w:tabs>
        <w:rPr>
          <w:rFonts w:eastAsiaTheme="minorEastAsia" w:cstheme="minorBidi"/>
          <w:i w:val="0"/>
          <w:iCs w:val="0"/>
          <w:noProof/>
          <w:kern w:val="2"/>
          <w:sz w:val="21"/>
          <w:szCs w:val="22"/>
        </w:rPr>
      </w:pPr>
      <w:r w:rsidRPr="00905C18">
        <w:rPr>
          <w:i w:val="0"/>
          <w:rPrChange w:id="177" w:author="Windows 用户" w:date="2014-08-18T18:08:00Z">
            <w:rPr/>
          </w:rPrChange>
        </w:rPr>
        <w:fldChar w:fldCharType="begin"/>
      </w:r>
      <w:r w:rsidRPr="00905C18">
        <w:rPr>
          <w:i w:val="0"/>
          <w:rPrChange w:id="178" w:author="Windows 用户" w:date="2014-08-18T18:08:00Z">
            <w:rPr/>
          </w:rPrChange>
        </w:rPr>
        <w:instrText>HYPERLINK \l "_Toc395797739"</w:instrText>
      </w:r>
      <w:r w:rsidRPr="00905C18">
        <w:rPr>
          <w:i w:val="0"/>
          <w:rPrChange w:id="179" w:author="Windows 用户" w:date="2014-08-18T18:08:00Z">
            <w:rPr/>
          </w:rPrChange>
        </w:rPr>
        <w:fldChar w:fldCharType="separate"/>
      </w:r>
      <w:r w:rsidR="000A0953" w:rsidRPr="00905C18">
        <w:rPr>
          <w:rStyle w:val="af0"/>
          <w:rFonts w:ascii="华文黑体" w:eastAsia="华文黑体"/>
          <w:i w:val="0"/>
          <w:noProof/>
          <w:rPrChange w:id="180" w:author="Windows 用户" w:date="2014-08-18T18:08:00Z">
            <w:rPr>
              <w:rStyle w:val="af0"/>
              <w:rFonts w:ascii="华文黑体" w:eastAsia="华文黑体"/>
              <w:noProof/>
            </w:rPr>
          </w:rPrChange>
        </w:rPr>
        <w:t>4.1.1</w:t>
      </w:r>
      <w:r w:rsidR="000A0953" w:rsidRPr="00905C18">
        <w:rPr>
          <w:rFonts w:eastAsiaTheme="minorEastAsia" w:cstheme="minorBidi"/>
          <w:i w:val="0"/>
          <w:iCs w:val="0"/>
          <w:noProof/>
          <w:kern w:val="2"/>
          <w:sz w:val="21"/>
          <w:szCs w:val="22"/>
          <w:rPrChange w:id="181" w:author="Windows 用户" w:date="2014-08-18T18:08:00Z">
            <w:rPr>
              <w:rFonts w:eastAsiaTheme="minorEastAsia" w:cstheme="minorBidi"/>
              <w:i w:val="0"/>
              <w:iCs w:val="0"/>
              <w:noProof/>
              <w:kern w:val="2"/>
              <w:sz w:val="21"/>
              <w:szCs w:val="22"/>
            </w:rPr>
          </w:rPrChange>
        </w:rPr>
        <w:tab/>
      </w:r>
      <w:r w:rsidR="000A0953" w:rsidRPr="00905C18">
        <w:rPr>
          <w:rStyle w:val="af0"/>
          <w:rFonts w:ascii="华文黑体" w:eastAsia="华文黑体" w:hint="eastAsia"/>
          <w:i w:val="0"/>
          <w:noProof/>
          <w:rPrChange w:id="182" w:author="Windows 用户" w:date="2014-08-18T18:08:00Z">
            <w:rPr>
              <w:rStyle w:val="af0"/>
              <w:rFonts w:ascii="华文黑体" w:eastAsia="华文黑体" w:hint="eastAsia"/>
              <w:noProof/>
            </w:rPr>
          </w:rPrChange>
        </w:rPr>
        <w:t>防火墙规则显示</w:t>
      </w:r>
      <w:r w:rsidR="000A0953" w:rsidRPr="00905C18">
        <w:rPr>
          <w:i w:val="0"/>
          <w:noProof/>
          <w:webHidden/>
          <w:rPrChange w:id="183" w:author="Windows 用户" w:date="2014-08-18T18:08:00Z">
            <w:rPr>
              <w:noProof/>
              <w:webHidden/>
            </w:rPr>
          </w:rPrChange>
        </w:rPr>
        <w:tab/>
      </w:r>
      <w:r w:rsidRPr="00905C18">
        <w:rPr>
          <w:i w:val="0"/>
          <w:noProof/>
          <w:webHidden/>
          <w:rPrChange w:id="184" w:author="Windows 用户" w:date="2014-08-18T18:08:00Z">
            <w:rPr>
              <w:noProof/>
              <w:webHidden/>
            </w:rPr>
          </w:rPrChange>
        </w:rPr>
        <w:fldChar w:fldCharType="begin"/>
      </w:r>
      <w:r w:rsidR="000A0953" w:rsidRPr="00905C18">
        <w:rPr>
          <w:i w:val="0"/>
          <w:noProof/>
          <w:webHidden/>
          <w:rPrChange w:id="185" w:author="Windows 用户" w:date="2014-08-18T18:08:00Z">
            <w:rPr>
              <w:noProof/>
              <w:webHidden/>
            </w:rPr>
          </w:rPrChange>
        </w:rPr>
        <w:instrText xml:space="preserve"> PAGEREF _Toc395797739 \h </w:instrText>
      </w:r>
      <w:r w:rsidRPr="00905C18">
        <w:rPr>
          <w:i w:val="0"/>
          <w:noProof/>
          <w:webHidden/>
          <w:rPrChange w:id="186" w:author="Windows 用户" w:date="2014-08-18T18:08:00Z">
            <w:rPr>
              <w:noProof/>
              <w:webHidden/>
            </w:rPr>
          </w:rPrChange>
        </w:rPr>
      </w:r>
      <w:r w:rsidRPr="00905C18">
        <w:rPr>
          <w:i w:val="0"/>
          <w:noProof/>
          <w:webHidden/>
          <w:rPrChange w:id="187" w:author="Windows 用户" w:date="2014-08-18T18:08:00Z">
            <w:rPr>
              <w:noProof/>
              <w:webHidden/>
            </w:rPr>
          </w:rPrChange>
        </w:rPr>
        <w:fldChar w:fldCharType="separate"/>
      </w:r>
      <w:r w:rsidR="000A0953" w:rsidRPr="00905C18">
        <w:rPr>
          <w:i w:val="0"/>
          <w:noProof/>
          <w:webHidden/>
          <w:rPrChange w:id="188" w:author="Windows 用户" w:date="2014-08-18T18:08:00Z">
            <w:rPr>
              <w:noProof/>
              <w:webHidden/>
            </w:rPr>
          </w:rPrChange>
        </w:rPr>
        <w:t>7</w:t>
      </w:r>
      <w:r w:rsidRPr="00905C18">
        <w:rPr>
          <w:i w:val="0"/>
          <w:noProof/>
          <w:webHidden/>
          <w:rPrChange w:id="189" w:author="Windows 用户" w:date="2014-08-18T18:08:00Z">
            <w:rPr>
              <w:noProof/>
              <w:webHidden/>
            </w:rPr>
          </w:rPrChange>
        </w:rPr>
        <w:fldChar w:fldCharType="end"/>
      </w:r>
      <w:r w:rsidRPr="00905C18">
        <w:rPr>
          <w:i w:val="0"/>
          <w:rPrChange w:id="190" w:author="Windows 用户" w:date="2014-08-18T18:08:00Z">
            <w:rPr/>
          </w:rPrChange>
        </w:rPr>
        <w:fldChar w:fldCharType="end"/>
      </w:r>
    </w:p>
    <w:p w:rsidR="000A0953" w:rsidRPr="00905C18" w:rsidRDefault="00475907">
      <w:pPr>
        <w:pStyle w:val="30"/>
        <w:tabs>
          <w:tab w:val="left" w:pos="1200"/>
          <w:tab w:val="right" w:leader="dot" w:pos="8296"/>
        </w:tabs>
        <w:rPr>
          <w:rFonts w:eastAsiaTheme="minorEastAsia" w:cstheme="minorBidi"/>
          <w:i w:val="0"/>
          <w:iCs w:val="0"/>
          <w:noProof/>
          <w:kern w:val="2"/>
          <w:sz w:val="21"/>
          <w:szCs w:val="22"/>
        </w:rPr>
      </w:pPr>
      <w:r w:rsidRPr="00905C18">
        <w:rPr>
          <w:i w:val="0"/>
          <w:rPrChange w:id="191" w:author="Windows 用户" w:date="2014-08-18T18:08:00Z">
            <w:rPr/>
          </w:rPrChange>
        </w:rPr>
        <w:fldChar w:fldCharType="begin"/>
      </w:r>
      <w:r w:rsidRPr="00905C18">
        <w:rPr>
          <w:i w:val="0"/>
          <w:rPrChange w:id="192" w:author="Windows 用户" w:date="2014-08-18T18:08:00Z">
            <w:rPr/>
          </w:rPrChange>
        </w:rPr>
        <w:instrText>HYPERLINK \l "_Toc395797740"</w:instrText>
      </w:r>
      <w:r w:rsidRPr="00905C18">
        <w:rPr>
          <w:i w:val="0"/>
          <w:rPrChange w:id="193" w:author="Windows 用户" w:date="2014-08-18T18:08:00Z">
            <w:rPr/>
          </w:rPrChange>
        </w:rPr>
        <w:fldChar w:fldCharType="separate"/>
      </w:r>
      <w:r w:rsidR="000A0953" w:rsidRPr="00905C18">
        <w:rPr>
          <w:rStyle w:val="af0"/>
          <w:rFonts w:ascii="华文黑体" w:eastAsia="华文黑体"/>
          <w:i w:val="0"/>
          <w:noProof/>
          <w:rPrChange w:id="194" w:author="Windows 用户" w:date="2014-08-18T18:08:00Z">
            <w:rPr>
              <w:rStyle w:val="af0"/>
              <w:rFonts w:ascii="华文黑体" w:eastAsia="华文黑体"/>
              <w:noProof/>
            </w:rPr>
          </w:rPrChange>
        </w:rPr>
        <w:t>4.1.2</w:t>
      </w:r>
      <w:r w:rsidR="000A0953" w:rsidRPr="00905C18">
        <w:rPr>
          <w:rFonts w:eastAsiaTheme="minorEastAsia" w:cstheme="minorBidi"/>
          <w:i w:val="0"/>
          <w:iCs w:val="0"/>
          <w:noProof/>
          <w:kern w:val="2"/>
          <w:sz w:val="21"/>
          <w:szCs w:val="22"/>
          <w:rPrChange w:id="195" w:author="Windows 用户" w:date="2014-08-18T18:08:00Z">
            <w:rPr>
              <w:rFonts w:eastAsiaTheme="minorEastAsia" w:cstheme="minorBidi"/>
              <w:i w:val="0"/>
              <w:iCs w:val="0"/>
              <w:noProof/>
              <w:kern w:val="2"/>
              <w:sz w:val="21"/>
              <w:szCs w:val="22"/>
            </w:rPr>
          </w:rPrChange>
        </w:rPr>
        <w:tab/>
      </w:r>
      <w:r w:rsidR="000A0953" w:rsidRPr="00905C18">
        <w:rPr>
          <w:rStyle w:val="af0"/>
          <w:rFonts w:ascii="华文黑体" w:eastAsia="华文黑体" w:hint="eastAsia"/>
          <w:i w:val="0"/>
          <w:noProof/>
          <w:rPrChange w:id="196" w:author="Windows 用户" w:date="2014-08-18T18:08:00Z">
            <w:rPr>
              <w:rStyle w:val="af0"/>
              <w:rFonts w:ascii="华文黑体" w:eastAsia="华文黑体" w:hint="eastAsia"/>
              <w:noProof/>
            </w:rPr>
          </w:rPrChange>
        </w:rPr>
        <w:t>防火墙规则添加</w:t>
      </w:r>
      <w:r w:rsidR="000A0953" w:rsidRPr="00905C18">
        <w:rPr>
          <w:i w:val="0"/>
          <w:noProof/>
          <w:webHidden/>
          <w:rPrChange w:id="197" w:author="Windows 用户" w:date="2014-08-18T18:08:00Z">
            <w:rPr>
              <w:noProof/>
              <w:webHidden/>
            </w:rPr>
          </w:rPrChange>
        </w:rPr>
        <w:tab/>
      </w:r>
      <w:r w:rsidRPr="00905C18">
        <w:rPr>
          <w:i w:val="0"/>
          <w:noProof/>
          <w:webHidden/>
          <w:rPrChange w:id="198" w:author="Windows 用户" w:date="2014-08-18T18:08:00Z">
            <w:rPr>
              <w:noProof/>
              <w:webHidden/>
            </w:rPr>
          </w:rPrChange>
        </w:rPr>
        <w:fldChar w:fldCharType="begin"/>
      </w:r>
      <w:r w:rsidR="000A0953" w:rsidRPr="00905C18">
        <w:rPr>
          <w:i w:val="0"/>
          <w:noProof/>
          <w:webHidden/>
          <w:rPrChange w:id="199" w:author="Windows 用户" w:date="2014-08-18T18:08:00Z">
            <w:rPr>
              <w:noProof/>
              <w:webHidden/>
            </w:rPr>
          </w:rPrChange>
        </w:rPr>
        <w:instrText xml:space="preserve"> PAGEREF _Toc395797740 \h </w:instrText>
      </w:r>
      <w:r w:rsidRPr="00905C18">
        <w:rPr>
          <w:i w:val="0"/>
          <w:noProof/>
          <w:webHidden/>
          <w:rPrChange w:id="200" w:author="Windows 用户" w:date="2014-08-18T18:08:00Z">
            <w:rPr>
              <w:noProof/>
              <w:webHidden/>
            </w:rPr>
          </w:rPrChange>
        </w:rPr>
      </w:r>
      <w:r w:rsidRPr="00905C18">
        <w:rPr>
          <w:i w:val="0"/>
          <w:noProof/>
          <w:webHidden/>
          <w:rPrChange w:id="201" w:author="Windows 用户" w:date="2014-08-18T18:08:00Z">
            <w:rPr>
              <w:noProof/>
              <w:webHidden/>
            </w:rPr>
          </w:rPrChange>
        </w:rPr>
        <w:fldChar w:fldCharType="separate"/>
      </w:r>
      <w:r w:rsidR="000A0953" w:rsidRPr="00905C18">
        <w:rPr>
          <w:i w:val="0"/>
          <w:noProof/>
          <w:webHidden/>
          <w:rPrChange w:id="202" w:author="Windows 用户" w:date="2014-08-18T18:08:00Z">
            <w:rPr>
              <w:noProof/>
              <w:webHidden/>
            </w:rPr>
          </w:rPrChange>
        </w:rPr>
        <w:t>7</w:t>
      </w:r>
      <w:r w:rsidRPr="00905C18">
        <w:rPr>
          <w:i w:val="0"/>
          <w:noProof/>
          <w:webHidden/>
          <w:rPrChange w:id="203" w:author="Windows 用户" w:date="2014-08-18T18:08:00Z">
            <w:rPr>
              <w:noProof/>
              <w:webHidden/>
            </w:rPr>
          </w:rPrChange>
        </w:rPr>
        <w:fldChar w:fldCharType="end"/>
      </w:r>
      <w:r w:rsidRPr="00905C18">
        <w:rPr>
          <w:i w:val="0"/>
          <w:rPrChange w:id="204" w:author="Windows 用户" w:date="2014-08-18T18:08:00Z">
            <w:rPr/>
          </w:rPrChange>
        </w:rPr>
        <w:fldChar w:fldCharType="end"/>
      </w:r>
    </w:p>
    <w:p w:rsidR="000A0953" w:rsidRPr="00905C18" w:rsidRDefault="00475907">
      <w:pPr>
        <w:pStyle w:val="30"/>
        <w:tabs>
          <w:tab w:val="left" w:pos="1200"/>
          <w:tab w:val="right" w:leader="dot" w:pos="8296"/>
        </w:tabs>
        <w:rPr>
          <w:rFonts w:eastAsiaTheme="minorEastAsia" w:cstheme="minorBidi"/>
          <w:i w:val="0"/>
          <w:iCs w:val="0"/>
          <w:noProof/>
          <w:kern w:val="2"/>
          <w:sz w:val="21"/>
          <w:szCs w:val="22"/>
        </w:rPr>
      </w:pPr>
      <w:r w:rsidRPr="00905C18">
        <w:rPr>
          <w:i w:val="0"/>
          <w:rPrChange w:id="205" w:author="Windows 用户" w:date="2014-08-18T18:08:00Z">
            <w:rPr/>
          </w:rPrChange>
        </w:rPr>
        <w:fldChar w:fldCharType="begin"/>
      </w:r>
      <w:r w:rsidRPr="00905C18">
        <w:rPr>
          <w:i w:val="0"/>
          <w:rPrChange w:id="206" w:author="Windows 用户" w:date="2014-08-18T18:08:00Z">
            <w:rPr/>
          </w:rPrChange>
        </w:rPr>
        <w:instrText>HYPERLINK \l "_Toc395797741"</w:instrText>
      </w:r>
      <w:r w:rsidRPr="00905C18">
        <w:rPr>
          <w:i w:val="0"/>
          <w:rPrChange w:id="207" w:author="Windows 用户" w:date="2014-08-18T18:08:00Z">
            <w:rPr/>
          </w:rPrChange>
        </w:rPr>
        <w:fldChar w:fldCharType="separate"/>
      </w:r>
      <w:r w:rsidR="000A0953" w:rsidRPr="00905C18">
        <w:rPr>
          <w:rStyle w:val="af0"/>
          <w:rFonts w:ascii="华文黑体" w:eastAsia="华文黑体"/>
          <w:i w:val="0"/>
          <w:noProof/>
          <w:rPrChange w:id="208" w:author="Windows 用户" w:date="2014-08-18T18:08:00Z">
            <w:rPr>
              <w:rStyle w:val="af0"/>
              <w:rFonts w:ascii="华文黑体" w:eastAsia="华文黑体"/>
              <w:noProof/>
            </w:rPr>
          </w:rPrChange>
        </w:rPr>
        <w:t>4.1.3</w:t>
      </w:r>
      <w:r w:rsidR="000A0953" w:rsidRPr="00905C18">
        <w:rPr>
          <w:rFonts w:eastAsiaTheme="minorEastAsia" w:cstheme="minorBidi"/>
          <w:i w:val="0"/>
          <w:iCs w:val="0"/>
          <w:noProof/>
          <w:kern w:val="2"/>
          <w:sz w:val="21"/>
          <w:szCs w:val="22"/>
          <w:rPrChange w:id="209" w:author="Windows 用户" w:date="2014-08-18T18:08:00Z">
            <w:rPr>
              <w:rFonts w:eastAsiaTheme="minorEastAsia" w:cstheme="minorBidi"/>
              <w:i w:val="0"/>
              <w:iCs w:val="0"/>
              <w:noProof/>
              <w:kern w:val="2"/>
              <w:sz w:val="21"/>
              <w:szCs w:val="22"/>
            </w:rPr>
          </w:rPrChange>
        </w:rPr>
        <w:tab/>
      </w:r>
      <w:r w:rsidR="000A0953" w:rsidRPr="00905C18">
        <w:rPr>
          <w:rStyle w:val="af0"/>
          <w:rFonts w:ascii="华文黑体" w:eastAsia="华文黑体" w:hint="eastAsia"/>
          <w:i w:val="0"/>
          <w:noProof/>
          <w:rPrChange w:id="210" w:author="Windows 用户" w:date="2014-08-18T18:08:00Z">
            <w:rPr>
              <w:rStyle w:val="af0"/>
              <w:rFonts w:ascii="华文黑体" w:eastAsia="华文黑体" w:hint="eastAsia"/>
              <w:noProof/>
            </w:rPr>
          </w:rPrChange>
        </w:rPr>
        <w:t>防火墙规则删除</w:t>
      </w:r>
      <w:r w:rsidR="000A0953" w:rsidRPr="00905C18">
        <w:rPr>
          <w:i w:val="0"/>
          <w:noProof/>
          <w:webHidden/>
          <w:rPrChange w:id="211" w:author="Windows 用户" w:date="2014-08-18T18:08:00Z">
            <w:rPr>
              <w:noProof/>
              <w:webHidden/>
            </w:rPr>
          </w:rPrChange>
        </w:rPr>
        <w:tab/>
      </w:r>
      <w:r w:rsidRPr="00905C18">
        <w:rPr>
          <w:i w:val="0"/>
          <w:noProof/>
          <w:webHidden/>
          <w:rPrChange w:id="212" w:author="Windows 用户" w:date="2014-08-18T18:08:00Z">
            <w:rPr>
              <w:noProof/>
              <w:webHidden/>
            </w:rPr>
          </w:rPrChange>
        </w:rPr>
        <w:fldChar w:fldCharType="begin"/>
      </w:r>
      <w:r w:rsidR="000A0953" w:rsidRPr="00905C18">
        <w:rPr>
          <w:i w:val="0"/>
          <w:noProof/>
          <w:webHidden/>
          <w:rPrChange w:id="213" w:author="Windows 用户" w:date="2014-08-18T18:08:00Z">
            <w:rPr>
              <w:noProof/>
              <w:webHidden/>
            </w:rPr>
          </w:rPrChange>
        </w:rPr>
        <w:instrText xml:space="preserve"> PAGEREF _Toc395797741 \h </w:instrText>
      </w:r>
      <w:r w:rsidRPr="00905C18">
        <w:rPr>
          <w:i w:val="0"/>
          <w:noProof/>
          <w:webHidden/>
          <w:rPrChange w:id="214" w:author="Windows 用户" w:date="2014-08-18T18:08:00Z">
            <w:rPr>
              <w:noProof/>
              <w:webHidden/>
            </w:rPr>
          </w:rPrChange>
        </w:rPr>
      </w:r>
      <w:r w:rsidRPr="00905C18">
        <w:rPr>
          <w:i w:val="0"/>
          <w:noProof/>
          <w:webHidden/>
          <w:rPrChange w:id="215" w:author="Windows 用户" w:date="2014-08-18T18:08:00Z">
            <w:rPr>
              <w:noProof/>
              <w:webHidden/>
            </w:rPr>
          </w:rPrChange>
        </w:rPr>
        <w:fldChar w:fldCharType="separate"/>
      </w:r>
      <w:r w:rsidR="000A0953" w:rsidRPr="00905C18">
        <w:rPr>
          <w:i w:val="0"/>
          <w:noProof/>
          <w:webHidden/>
          <w:rPrChange w:id="216" w:author="Windows 用户" w:date="2014-08-18T18:08:00Z">
            <w:rPr>
              <w:noProof/>
              <w:webHidden/>
            </w:rPr>
          </w:rPrChange>
        </w:rPr>
        <w:t>7</w:t>
      </w:r>
      <w:r w:rsidRPr="00905C18">
        <w:rPr>
          <w:i w:val="0"/>
          <w:noProof/>
          <w:webHidden/>
          <w:rPrChange w:id="217" w:author="Windows 用户" w:date="2014-08-18T18:08:00Z">
            <w:rPr>
              <w:noProof/>
              <w:webHidden/>
            </w:rPr>
          </w:rPrChange>
        </w:rPr>
        <w:fldChar w:fldCharType="end"/>
      </w:r>
      <w:r w:rsidRPr="00905C18">
        <w:rPr>
          <w:i w:val="0"/>
          <w:rPrChange w:id="218" w:author="Windows 用户" w:date="2014-08-18T18:08:00Z">
            <w:rPr/>
          </w:rPrChange>
        </w:rPr>
        <w:fldChar w:fldCharType="end"/>
      </w:r>
    </w:p>
    <w:p w:rsidR="000A0953" w:rsidRPr="00905C18" w:rsidRDefault="00475907">
      <w:pPr>
        <w:pStyle w:val="30"/>
        <w:tabs>
          <w:tab w:val="left" w:pos="1200"/>
          <w:tab w:val="right" w:leader="dot" w:pos="8296"/>
        </w:tabs>
        <w:rPr>
          <w:rFonts w:eastAsiaTheme="minorEastAsia" w:cstheme="minorBidi"/>
          <w:i w:val="0"/>
          <w:iCs w:val="0"/>
          <w:noProof/>
          <w:kern w:val="2"/>
          <w:sz w:val="21"/>
          <w:szCs w:val="22"/>
        </w:rPr>
      </w:pPr>
      <w:r w:rsidRPr="00905C18">
        <w:rPr>
          <w:i w:val="0"/>
          <w:rPrChange w:id="219" w:author="Windows 用户" w:date="2014-08-18T18:08:00Z">
            <w:rPr/>
          </w:rPrChange>
        </w:rPr>
        <w:fldChar w:fldCharType="begin"/>
      </w:r>
      <w:r w:rsidRPr="00905C18">
        <w:rPr>
          <w:i w:val="0"/>
          <w:rPrChange w:id="220" w:author="Windows 用户" w:date="2014-08-18T18:08:00Z">
            <w:rPr/>
          </w:rPrChange>
        </w:rPr>
        <w:instrText>HYPERLINK \l "_Toc395797742"</w:instrText>
      </w:r>
      <w:r w:rsidRPr="00905C18">
        <w:rPr>
          <w:i w:val="0"/>
          <w:rPrChange w:id="221" w:author="Windows 用户" w:date="2014-08-18T18:08:00Z">
            <w:rPr/>
          </w:rPrChange>
        </w:rPr>
        <w:fldChar w:fldCharType="separate"/>
      </w:r>
      <w:r w:rsidR="000A0953" w:rsidRPr="00905C18">
        <w:rPr>
          <w:rStyle w:val="af0"/>
          <w:rFonts w:ascii="华文黑体" w:eastAsia="华文黑体"/>
          <w:i w:val="0"/>
          <w:noProof/>
          <w:rPrChange w:id="222" w:author="Windows 用户" w:date="2014-08-18T18:08:00Z">
            <w:rPr>
              <w:rStyle w:val="af0"/>
              <w:rFonts w:ascii="华文黑体" w:eastAsia="华文黑体"/>
              <w:noProof/>
            </w:rPr>
          </w:rPrChange>
        </w:rPr>
        <w:t>4.1.4</w:t>
      </w:r>
      <w:r w:rsidR="000A0953" w:rsidRPr="00905C18">
        <w:rPr>
          <w:rFonts w:eastAsiaTheme="minorEastAsia" w:cstheme="minorBidi"/>
          <w:i w:val="0"/>
          <w:iCs w:val="0"/>
          <w:noProof/>
          <w:kern w:val="2"/>
          <w:sz w:val="21"/>
          <w:szCs w:val="22"/>
          <w:rPrChange w:id="223" w:author="Windows 用户" w:date="2014-08-18T18:08:00Z">
            <w:rPr>
              <w:rFonts w:eastAsiaTheme="minorEastAsia" w:cstheme="minorBidi"/>
              <w:i w:val="0"/>
              <w:iCs w:val="0"/>
              <w:noProof/>
              <w:kern w:val="2"/>
              <w:sz w:val="21"/>
              <w:szCs w:val="22"/>
            </w:rPr>
          </w:rPrChange>
        </w:rPr>
        <w:tab/>
      </w:r>
      <w:r w:rsidR="000A0953" w:rsidRPr="00905C18">
        <w:rPr>
          <w:rStyle w:val="af0"/>
          <w:rFonts w:ascii="华文黑体" w:eastAsia="华文黑体" w:hint="eastAsia"/>
          <w:i w:val="0"/>
          <w:noProof/>
          <w:rPrChange w:id="224" w:author="Windows 用户" w:date="2014-08-18T18:08:00Z">
            <w:rPr>
              <w:rStyle w:val="af0"/>
              <w:rFonts w:ascii="华文黑体" w:eastAsia="华文黑体" w:hint="eastAsia"/>
              <w:noProof/>
            </w:rPr>
          </w:rPrChange>
        </w:rPr>
        <w:t>防火墙规则更新</w:t>
      </w:r>
      <w:r w:rsidR="000A0953" w:rsidRPr="00905C18">
        <w:rPr>
          <w:i w:val="0"/>
          <w:noProof/>
          <w:webHidden/>
          <w:rPrChange w:id="225" w:author="Windows 用户" w:date="2014-08-18T18:08:00Z">
            <w:rPr>
              <w:noProof/>
              <w:webHidden/>
            </w:rPr>
          </w:rPrChange>
        </w:rPr>
        <w:tab/>
      </w:r>
      <w:r w:rsidRPr="00905C18">
        <w:rPr>
          <w:i w:val="0"/>
          <w:noProof/>
          <w:webHidden/>
          <w:rPrChange w:id="226" w:author="Windows 用户" w:date="2014-08-18T18:08:00Z">
            <w:rPr>
              <w:noProof/>
              <w:webHidden/>
            </w:rPr>
          </w:rPrChange>
        </w:rPr>
        <w:fldChar w:fldCharType="begin"/>
      </w:r>
      <w:r w:rsidR="000A0953" w:rsidRPr="00905C18">
        <w:rPr>
          <w:i w:val="0"/>
          <w:noProof/>
          <w:webHidden/>
          <w:rPrChange w:id="227" w:author="Windows 用户" w:date="2014-08-18T18:08:00Z">
            <w:rPr>
              <w:noProof/>
              <w:webHidden/>
            </w:rPr>
          </w:rPrChange>
        </w:rPr>
        <w:instrText xml:space="preserve"> PAGEREF _Toc395797742 \h </w:instrText>
      </w:r>
      <w:r w:rsidRPr="00905C18">
        <w:rPr>
          <w:i w:val="0"/>
          <w:noProof/>
          <w:webHidden/>
          <w:rPrChange w:id="228" w:author="Windows 用户" w:date="2014-08-18T18:08:00Z">
            <w:rPr>
              <w:noProof/>
              <w:webHidden/>
            </w:rPr>
          </w:rPrChange>
        </w:rPr>
      </w:r>
      <w:r w:rsidRPr="00905C18">
        <w:rPr>
          <w:i w:val="0"/>
          <w:noProof/>
          <w:webHidden/>
          <w:rPrChange w:id="229" w:author="Windows 用户" w:date="2014-08-18T18:08:00Z">
            <w:rPr>
              <w:noProof/>
              <w:webHidden/>
            </w:rPr>
          </w:rPrChange>
        </w:rPr>
        <w:fldChar w:fldCharType="separate"/>
      </w:r>
      <w:r w:rsidR="000A0953" w:rsidRPr="00905C18">
        <w:rPr>
          <w:i w:val="0"/>
          <w:noProof/>
          <w:webHidden/>
          <w:rPrChange w:id="230" w:author="Windows 用户" w:date="2014-08-18T18:08:00Z">
            <w:rPr>
              <w:noProof/>
              <w:webHidden/>
            </w:rPr>
          </w:rPrChange>
        </w:rPr>
        <w:t>7</w:t>
      </w:r>
      <w:r w:rsidRPr="00905C18">
        <w:rPr>
          <w:i w:val="0"/>
          <w:noProof/>
          <w:webHidden/>
          <w:rPrChange w:id="231" w:author="Windows 用户" w:date="2014-08-18T18:08:00Z">
            <w:rPr>
              <w:noProof/>
              <w:webHidden/>
            </w:rPr>
          </w:rPrChange>
        </w:rPr>
        <w:fldChar w:fldCharType="end"/>
      </w:r>
      <w:r w:rsidRPr="00905C18">
        <w:rPr>
          <w:i w:val="0"/>
          <w:rPrChange w:id="232" w:author="Windows 用户" w:date="2014-08-18T18:08:00Z">
            <w:rPr/>
          </w:rPrChange>
        </w:rPr>
        <w:fldChar w:fldCharType="end"/>
      </w:r>
    </w:p>
    <w:p w:rsidR="000A0953" w:rsidRPr="00905C18" w:rsidRDefault="00475907">
      <w:pPr>
        <w:pStyle w:val="30"/>
        <w:tabs>
          <w:tab w:val="left" w:pos="1200"/>
          <w:tab w:val="right" w:leader="dot" w:pos="8296"/>
        </w:tabs>
        <w:rPr>
          <w:rFonts w:eastAsiaTheme="minorEastAsia" w:cstheme="minorBidi"/>
          <w:i w:val="0"/>
          <w:iCs w:val="0"/>
          <w:noProof/>
          <w:kern w:val="2"/>
          <w:sz w:val="21"/>
          <w:szCs w:val="22"/>
        </w:rPr>
      </w:pPr>
      <w:r w:rsidRPr="00905C18">
        <w:rPr>
          <w:i w:val="0"/>
          <w:rPrChange w:id="233" w:author="Windows 用户" w:date="2014-08-18T18:08:00Z">
            <w:rPr/>
          </w:rPrChange>
        </w:rPr>
        <w:fldChar w:fldCharType="begin"/>
      </w:r>
      <w:r w:rsidRPr="00905C18">
        <w:rPr>
          <w:i w:val="0"/>
          <w:rPrChange w:id="234" w:author="Windows 用户" w:date="2014-08-18T18:08:00Z">
            <w:rPr/>
          </w:rPrChange>
        </w:rPr>
        <w:instrText>HYPERLINK \l "_Toc395797743"</w:instrText>
      </w:r>
      <w:r w:rsidRPr="00905C18">
        <w:rPr>
          <w:i w:val="0"/>
          <w:rPrChange w:id="235" w:author="Windows 用户" w:date="2014-08-18T18:08:00Z">
            <w:rPr/>
          </w:rPrChange>
        </w:rPr>
        <w:fldChar w:fldCharType="separate"/>
      </w:r>
      <w:r w:rsidR="000A0953" w:rsidRPr="00905C18">
        <w:rPr>
          <w:rStyle w:val="af0"/>
          <w:rFonts w:ascii="华文黑体" w:eastAsia="华文黑体"/>
          <w:i w:val="0"/>
          <w:noProof/>
          <w:rPrChange w:id="236" w:author="Windows 用户" w:date="2014-08-18T18:08:00Z">
            <w:rPr>
              <w:rStyle w:val="af0"/>
              <w:rFonts w:ascii="华文黑体" w:eastAsia="华文黑体"/>
              <w:noProof/>
            </w:rPr>
          </w:rPrChange>
        </w:rPr>
        <w:t>4.1.5</w:t>
      </w:r>
      <w:r w:rsidR="000A0953" w:rsidRPr="00905C18">
        <w:rPr>
          <w:rFonts w:eastAsiaTheme="minorEastAsia" w:cstheme="minorBidi"/>
          <w:i w:val="0"/>
          <w:iCs w:val="0"/>
          <w:noProof/>
          <w:kern w:val="2"/>
          <w:sz w:val="21"/>
          <w:szCs w:val="22"/>
          <w:rPrChange w:id="237" w:author="Windows 用户" w:date="2014-08-18T18:08:00Z">
            <w:rPr>
              <w:rFonts w:eastAsiaTheme="minorEastAsia" w:cstheme="minorBidi"/>
              <w:i w:val="0"/>
              <w:iCs w:val="0"/>
              <w:noProof/>
              <w:kern w:val="2"/>
              <w:sz w:val="21"/>
              <w:szCs w:val="22"/>
            </w:rPr>
          </w:rPrChange>
        </w:rPr>
        <w:tab/>
      </w:r>
      <w:r w:rsidR="000A0953" w:rsidRPr="00905C18">
        <w:rPr>
          <w:rStyle w:val="af0"/>
          <w:rFonts w:ascii="华文黑体" w:eastAsia="华文黑体" w:hint="eastAsia"/>
          <w:i w:val="0"/>
          <w:noProof/>
          <w:rPrChange w:id="238" w:author="Windows 用户" w:date="2014-08-18T18:08:00Z">
            <w:rPr>
              <w:rStyle w:val="af0"/>
              <w:rFonts w:ascii="华文黑体" w:eastAsia="华文黑体" w:hint="eastAsia"/>
              <w:noProof/>
            </w:rPr>
          </w:rPrChange>
        </w:rPr>
        <w:t>防火墙的打开</w:t>
      </w:r>
      <w:r w:rsidR="000A0953" w:rsidRPr="00905C18">
        <w:rPr>
          <w:rStyle w:val="af0"/>
          <w:rFonts w:ascii="华文黑体" w:eastAsia="华文黑体"/>
          <w:i w:val="0"/>
          <w:noProof/>
          <w:rPrChange w:id="239" w:author="Windows 用户" w:date="2014-08-18T18:08:00Z">
            <w:rPr>
              <w:rStyle w:val="af0"/>
              <w:rFonts w:ascii="华文黑体" w:eastAsia="华文黑体"/>
              <w:noProof/>
            </w:rPr>
          </w:rPrChange>
        </w:rPr>
        <w:t>/</w:t>
      </w:r>
      <w:r w:rsidR="000A0953" w:rsidRPr="00905C18">
        <w:rPr>
          <w:rStyle w:val="af0"/>
          <w:rFonts w:ascii="华文黑体" w:eastAsia="华文黑体" w:hint="eastAsia"/>
          <w:i w:val="0"/>
          <w:noProof/>
          <w:rPrChange w:id="240" w:author="Windows 用户" w:date="2014-08-18T18:08:00Z">
            <w:rPr>
              <w:rStyle w:val="af0"/>
              <w:rFonts w:ascii="华文黑体" w:eastAsia="华文黑体" w:hint="eastAsia"/>
              <w:noProof/>
            </w:rPr>
          </w:rPrChange>
        </w:rPr>
        <w:t>关闭</w:t>
      </w:r>
      <w:r w:rsidR="000A0953" w:rsidRPr="00905C18">
        <w:rPr>
          <w:i w:val="0"/>
          <w:noProof/>
          <w:webHidden/>
          <w:rPrChange w:id="241" w:author="Windows 用户" w:date="2014-08-18T18:08:00Z">
            <w:rPr>
              <w:noProof/>
              <w:webHidden/>
            </w:rPr>
          </w:rPrChange>
        </w:rPr>
        <w:tab/>
      </w:r>
      <w:r w:rsidRPr="00905C18">
        <w:rPr>
          <w:i w:val="0"/>
          <w:noProof/>
          <w:webHidden/>
          <w:rPrChange w:id="242" w:author="Windows 用户" w:date="2014-08-18T18:08:00Z">
            <w:rPr>
              <w:noProof/>
              <w:webHidden/>
            </w:rPr>
          </w:rPrChange>
        </w:rPr>
        <w:fldChar w:fldCharType="begin"/>
      </w:r>
      <w:r w:rsidR="000A0953" w:rsidRPr="00905C18">
        <w:rPr>
          <w:i w:val="0"/>
          <w:noProof/>
          <w:webHidden/>
          <w:rPrChange w:id="243" w:author="Windows 用户" w:date="2014-08-18T18:08:00Z">
            <w:rPr>
              <w:noProof/>
              <w:webHidden/>
            </w:rPr>
          </w:rPrChange>
        </w:rPr>
        <w:instrText xml:space="preserve"> PAGEREF _Toc395797743 \h </w:instrText>
      </w:r>
      <w:r w:rsidRPr="00905C18">
        <w:rPr>
          <w:i w:val="0"/>
          <w:noProof/>
          <w:webHidden/>
          <w:rPrChange w:id="244" w:author="Windows 用户" w:date="2014-08-18T18:08:00Z">
            <w:rPr>
              <w:noProof/>
              <w:webHidden/>
            </w:rPr>
          </w:rPrChange>
        </w:rPr>
      </w:r>
      <w:r w:rsidRPr="00905C18">
        <w:rPr>
          <w:i w:val="0"/>
          <w:noProof/>
          <w:webHidden/>
          <w:rPrChange w:id="245" w:author="Windows 用户" w:date="2014-08-18T18:08:00Z">
            <w:rPr>
              <w:noProof/>
              <w:webHidden/>
            </w:rPr>
          </w:rPrChange>
        </w:rPr>
        <w:fldChar w:fldCharType="separate"/>
      </w:r>
      <w:r w:rsidR="000A0953" w:rsidRPr="00905C18">
        <w:rPr>
          <w:i w:val="0"/>
          <w:noProof/>
          <w:webHidden/>
          <w:rPrChange w:id="246" w:author="Windows 用户" w:date="2014-08-18T18:08:00Z">
            <w:rPr>
              <w:noProof/>
              <w:webHidden/>
            </w:rPr>
          </w:rPrChange>
        </w:rPr>
        <w:t>7</w:t>
      </w:r>
      <w:r w:rsidRPr="00905C18">
        <w:rPr>
          <w:i w:val="0"/>
          <w:noProof/>
          <w:webHidden/>
          <w:rPrChange w:id="247" w:author="Windows 用户" w:date="2014-08-18T18:08:00Z">
            <w:rPr>
              <w:noProof/>
              <w:webHidden/>
            </w:rPr>
          </w:rPrChange>
        </w:rPr>
        <w:fldChar w:fldCharType="end"/>
      </w:r>
      <w:r w:rsidRPr="00905C18">
        <w:rPr>
          <w:i w:val="0"/>
          <w:rPrChange w:id="248" w:author="Windows 用户" w:date="2014-08-18T18:08:00Z">
            <w:rPr/>
          </w:rPrChange>
        </w:rPr>
        <w:fldChar w:fldCharType="end"/>
      </w:r>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744" w:history="1">
        <w:r w:rsidR="000A0953" w:rsidRPr="00F24F28">
          <w:rPr>
            <w:rStyle w:val="af0"/>
            <w:rFonts w:ascii="华文黑体" w:eastAsia="华文黑体"/>
            <w:noProof/>
          </w:rPr>
          <w:t>4.2</w:t>
        </w:r>
        <w:r w:rsidR="000A0953">
          <w:rPr>
            <w:rFonts w:eastAsiaTheme="minorEastAsia" w:cstheme="minorBidi"/>
            <w:smallCaps w:val="0"/>
            <w:noProof/>
            <w:kern w:val="2"/>
            <w:sz w:val="21"/>
            <w:szCs w:val="22"/>
          </w:rPr>
          <w:tab/>
        </w:r>
        <w:r w:rsidR="000A0953" w:rsidRPr="00F24F28">
          <w:rPr>
            <w:rStyle w:val="af0"/>
            <w:rFonts w:ascii="华文黑体" w:eastAsia="华文黑体" w:hint="eastAsia"/>
            <w:noProof/>
          </w:rPr>
          <w:t>流表管理</w:t>
        </w:r>
        <w:r w:rsidR="000A0953">
          <w:rPr>
            <w:noProof/>
            <w:webHidden/>
          </w:rPr>
          <w:tab/>
        </w:r>
        <w:r>
          <w:rPr>
            <w:noProof/>
            <w:webHidden/>
          </w:rPr>
          <w:fldChar w:fldCharType="begin"/>
        </w:r>
        <w:r w:rsidR="000A0953">
          <w:rPr>
            <w:noProof/>
            <w:webHidden/>
          </w:rPr>
          <w:instrText xml:space="preserve"> PAGEREF _Toc395797744 \h </w:instrText>
        </w:r>
        <w:r>
          <w:rPr>
            <w:noProof/>
            <w:webHidden/>
          </w:rPr>
        </w:r>
        <w:r>
          <w:rPr>
            <w:noProof/>
            <w:webHidden/>
          </w:rPr>
          <w:fldChar w:fldCharType="separate"/>
        </w:r>
        <w:r w:rsidR="000A0953">
          <w:rPr>
            <w:noProof/>
            <w:webHidden/>
          </w:rPr>
          <w:t>8</w:t>
        </w:r>
        <w:r>
          <w:rPr>
            <w:noProof/>
            <w:webHidden/>
          </w:rPr>
          <w:fldChar w:fldCharType="end"/>
        </w:r>
      </w:hyperlink>
    </w:p>
    <w:p w:rsidR="000A0953" w:rsidRPr="00905C18" w:rsidRDefault="00475907">
      <w:pPr>
        <w:pStyle w:val="30"/>
        <w:tabs>
          <w:tab w:val="left" w:pos="1200"/>
          <w:tab w:val="right" w:leader="dot" w:pos="8296"/>
        </w:tabs>
        <w:rPr>
          <w:rFonts w:eastAsiaTheme="minorEastAsia" w:cstheme="minorBidi"/>
          <w:i w:val="0"/>
          <w:iCs w:val="0"/>
          <w:noProof/>
          <w:kern w:val="2"/>
          <w:sz w:val="21"/>
          <w:szCs w:val="22"/>
        </w:rPr>
      </w:pPr>
      <w:r w:rsidRPr="00905C18">
        <w:rPr>
          <w:i w:val="0"/>
          <w:rPrChange w:id="249" w:author="Windows 用户" w:date="2014-08-18T18:08:00Z">
            <w:rPr/>
          </w:rPrChange>
        </w:rPr>
        <w:fldChar w:fldCharType="begin"/>
      </w:r>
      <w:r w:rsidRPr="00905C18">
        <w:rPr>
          <w:i w:val="0"/>
          <w:rPrChange w:id="250" w:author="Windows 用户" w:date="2014-08-18T18:08:00Z">
            <w:rPr/>
          </w:rPrChange>
        </w:rPr>
        <w:instrText>HYPERLINK \l "_Toc395797745"</w:instrText>
      </w:r>
      <w:r w:rsidRPr="00905C18">
        <w:rPr>
          <w:i w:val="0"/>
          <w:rPrChange w:id="251" w:author="Windows 用户" w:date="2014-08-18T18:08:00Z">
            <w:rPr/>
          </w:rPrChange>
        </w:rPr>
        <w:fldChar w:fldCharType="separate"/>
      </w:r>
      <w:r w:rsidR="000A0953" w:rsidRPr="00905C18">
        <w:rPr>
          <w:rStyle w:val="af0"/>
          <w:rFonts w:ascii="华文黑体" w:eastAsia="华文黑体"/>
          <w:i w:val="0"/>
          <w:noProof/>
          <w:rPrChange w:id="252" w:author="Windows 用户" w:date="2014-08-18T18:08:00Z">
            <w:rPr>
              <w:rStyle w:val="af0"/>
              <w:rFonts w:ascii="华文黑体" w:eastAsia="华文黑体"/>
              <w:noProof/>
            </w:rPr>
          </w:rPrChange>
        </w:rPr>
        <w:t>4.2.1</w:t>
      </w:r>
      <w:r w:rsidR="000A0953" w:rsidRPr="00905C18">
        <w:rPr>
          <w:rFonts w:eastAsiaTheme="minorEastAsia" w:cstheme="minorBidi"/>
          <w:i w:val="0"/>
          <w:iCs w:val="0"/>
          <w:noProof/>
          <w:kern w:val="2"/>
          <w:sz w:val="21"/>
          <w:szCs w:val="22"/>
          <w:rPrChange w:id="253" w:author="Windows 用户" w:date="2014-08-18T18:08:00Z">
            <w:rPr>
              <w:rFonts w:eastAsiaTheme="minorEastAsia" w:cstheme="minorBidi"/>
              <w:i w:val="0"/>
              <w:iCs w:val="0"/>
              <w:noProof/>
              <w:kern w:val="2"/>
              <w:sz w:val="21"/>
              <w:szCs w:val="22"/>
            </w:rPr>
          </w:rPrChange>
        </w:rPr>
        <w:tab/>
      </w:r>
      <w:r w:rsidR="000A0953" w:rsidRPr="00905C18">
        <w:rPr>
          <w:rStyle w:val="af0"/>
          <w:rFonts w:ascii="华文黑体" w:eastAsia="华文黑体" w:hint="eastAsia"/>
          <w:i w:val="0"/>
          <w:noProof/>
          <w:rPrChange w:id="254" w:author="Windows 用户" w:date="2014-08-18T18:08:00Z">
            <w:rPr>
              <w:rStyle w:val="af0"/>
              <w:rFonts w:ascii="华文黑体" w:eastAsia="华文黑体" w:hint="eastAsia"/>
              <w:noProof/>
            </w:rPr>
          </w:rPrChange>
        </w:rPr>
        <w:t>交换机流表的显示</w:t>
      </w:r>
      <w:r w:rsidR="000A0953" w:rsidRPr="00905C18">
        <w:rPr>
          <w:i w:val="0"/>
          <w:noProof/>
          <w:webHidden/>
          <w:rPrChange w:id="255" w:author="Windows 用户" w:date="2014-08-18T18:08:00Z">
            <w:rPr>
              <w:noProof/>
              <w:webHidden/>
            </w:rPr>
          </w:rPrChange>
        </w:rPr>
        <w:tab/>
      </w:r>
      <w:r w:rsidRPr="00905C18">
        <w:rPr>
          <w:i w:val="0"/>
          <w:noProof/>
          <w:webHidden/>
          <w:rPrChange w:id="256" w:author="Windows 用户" w:date="2014-08-18T18:08:00Z">
            <w:rPr>
              <w:noProof/>
              <w:webHidden/>
            </w:rPr>
          </w:rPrChange>
        </w:rPr>
        <w:fldChar w:fldCharType="begin"/>
      </w:r>
      <w:r w:rsidR="000A0953" w:rsidRPr="00905C18">
        <w:rPr>
          <w:i w:val="0"/>
          <w:noProof/>
          <w:webHidden/>
          <w:rPrChange w:id="257" w:author="Windows 用户" w:date="2014-08-18T18:08:00Z">
            <w:rPr>
              <w:noProof/>
              <w:webHidden/>
            </w:rPr>
          </w:rPrChange>
        </w:rPr>
        <w:instrText xml:space="preserve"> PAGEREF _Toc395797745 \h </w:instrText>
      </w:r>
      <w:r w:rsidRPr="00905C18">
        <w:rPr>
          <w:i w:val="0"/>
          <w:noProof/>
          <w:webHidden/>
          <w:rPrChange w:id="258" w:author="Windows 用户" w:date="2014-08-18T18:08:00Z">
            <w:rPr>
              <w:noProof/>
              <w:webHidden/>
            </w:rPr>
          </w:rPrChange>
        </w:rPr>
      </w:r>
      <w:r w:rsidRPr="00905C18">
        <w:rPr>
          <w:i w:val="0"/>
          <w:noProof/>
          <w:webHidden/>
          <w:rPrChange w:id="259" w:author="Windows 用户" w:date="2014-08-18T18:08:00Z">
            <w:rPr>
              <w:noProof/>
              <w:webHidden/>
            </w:rPr>
          </w:rPrChange>
        </w:rPr>
        <w:fldChar w:fldCharType="separate"/>
      </w:r>
      <w:r w:rsidR="000A0953" w:rsidRPr="00905C18">
        <w:rPr>
          <w:i w:val="0"/>
          <w:noProof/>
          <w:webHidden/>
          <w:rPrChange w:id="260" w:author="Windows 用户" w:date="2014-08-18T18:08:00Z">
            <w:rPr>
              <w:noProof/>
              <w:webHidden/>
            </w:rPr>
          </w:rPrChange>
        </w:rPr>
        <w:t>8</w:t>
      </w:r>
      <w:r w:rsidRPr="00905C18">
        <w:rPr>
          <w:i w:val="0"/>
          <w:noProof/>
          <w:webHidden/>
          <w:rPrChange w:id="261" w:author="Windows 用户" w:date="2014-08-18T18:08:00Z">
            <w:rPr>
              <w:noProof/>
              <w:webHidden/>
            </w:rPr>
          </w:rPrChange>
        </w:rPr>
        <w:fldChar w:fldCharType="end"/>
      </w:r>
      <w:r w:rsidRPr="00905C18">
        <w:rPr>
          <w:i w:val="0"/>
          <w:rPrChange w:id="262" w:author="Windows 用户" w:date="2014-08-18T18:08:00Z">
            <w:rPr/>
          </w:rPrChange>
        </w:rPr>
        <w:fldChar w:fldCharType="end"/>
      </w:r>
    </w:p>
    <w:p w:rsidR="000A0953" w:rsidRPr="00905C18" w:rsidRDefault="00475907">
      <w:pPr>
        <w:pStyle w:val="30"/>
        <w:tabs>
          <w:tab w:val="left" w:pos="1200"/>
          <w:tab w:val="right" w:leader="dot" w:pos="8296"/>
        </w:tabs>
        <w:rPr>
          <w:rFonts w:eastAsiaTheme="minorEastAsia" w:cstheme="minorBidi"/>
          <w:i w:val="0"/>
          <w:iCs w:val="0"/>
          <w:noProof/>
          <w:kern w:val="2"/>
          <w:sz w:val="21"/>
          <w:szCs w:val="22"/>
        </w:rPr>
      </w:pPr>
      <w:r w:rsidRPr="00905C18">
        <w:rPr>
          <w:i w:val="0"/>
          <w:rPrChange w:id="263" w:author="Windows 用户" w:date="2014-08-18T18:08:00Z">
            <w:rPr/>
          </w:rPrChange>
        </w:rPr>
        <w:fldChar w:fldCharType="begin"/>
      </w:r>
      <w:r w:rsidRPr="00905C18">
        <w:rPr>
          <w:i w:val="0"/>
          <w:rPrChange w:id="264" w:author="Windows 用户" w:date="2014-08-18T18:08:00Z">
            <w:rPr/>
          </w:rPrChange>
        </w:rPr>
        <w:instrText>HYPERLINK \l "_Toc395797746"</w:instrText>
      </w:r>
      <w:r w:rsidRPr="00905C18">
        <w:rPr>
          <w:i w:val="0"/>
          <w:rPrChange w:id="265" w:author="Windows 用户" w:date="2014-08-18T18:08:00Z">
            <w:rPr/>
          </w:rPrChange>
        </w:rPr>
        <w:fldChar w:fldCharType="separate"/>
      </w:r>
      <w:r w:rsidR="000A0953" w:rsidRPr="00905C18">
        <w:rPr>
          <w:rStyle w:val="af0"/>
          <w:rFonts w:ascii="华文黑体" w:eastAsia="华文黑体"/>
          <w:i w:val="0"/>
          <w:noProof/>
          <w:rPrChange w:id="266" w:author="Windows 用户" w:date="2014-08-18T18:08:00Z">
            <w:rPr>
              <w:rStyle w:val="af0"/>
              <w:rFonts w:ascii="华文黑体" w:eastAsia="华文黑体"/>
              <w:noProof/>
            </w:rPr>
          </w:rPrChange>
        </w:rPr>
        <w:t>4.2.2</w:t>
      </w:r>
      <w:r w:rsidR="000A0953" w:rsidRPr="00905C18">
        <w:rPr>
          <w:rFonts w:eastAsiaTheme="minorEastAsia" w:cstheme="minorBidi"/>
          <w:i w:val="0"/>
          <w:iCs w:val="0"/>
          <w:noProof/>
          <w:kern w:val="2"/>
          <w:sz w:val="21"/>
          <w:szCs w:val="22"/>
          <w:rPrChange w:id="267" w:author="Windows 用户" w:date="2014-08-18T18:08:00Z">
            <w:rPr>
              <w:rFonts w:eastAsiaTheme="minorEastAsia" w:cstheme="minorBidi"/>
              <w:i w:val="0"/>
              <w:iCs w:val="0"/>
              <w:noProof/>
              <w:kern w:val="2"/>
              <w:sz w:val="21"/>
              <w:szCs w:val="22"/>
            </w:rPr>
          </w:rPrChange>
        </w:rPr>
        <w:tab/>
      </w:r>
      <w:r w:rsidR="000A0953" w:rsidRPr="00905C18">
        <w:rPr>
          <w:rStyle w:val="af0"/>
          <w:rFonts w:ascii="华文黑体" w:eastAsia="华文黑体" w:hint="eastAsia"/>
          <w:i w:val="0"/>
          <w:noProof/>
          <w:rPrChange w:id="268" w:author="Windows 用户" w:date="2014-08-18T18:08:00Z">
            <w:rPr>
              <w:rStyle w:val="af0"/>
              <w:rFonts w:ascii="华文黑体" w:eastAsia="华文黑体" w:hint="eastAsia"/>
              <w:noProof/>
            </w:rPr>
          </w:rPrChange>
        </w:rPr>
        <w:t>添加流表</w:t>
      </w:r>
      <w:r w:rsidR="000A0953" w:rsidRPr="00905C18">
        <w:rPr>
          <w:i w:val="0"/>
          <w:noProof/>
          <w:webHidden/>
          <w:rPrChange w:id="269" w:author="Windows 用户" w:date="2014-08-18T18:08:00Z">
            <w:rPr>
              <w:noProof/>
              <w:webHidden/>
            </w:rPr>
          </w:rPrChange>
        </w:rPr>
        <w:tab/>
      </w:r>
      <w:r w:rsidRPr="00905C18">
        <w:rPr>
          <w:i w:val="0"/>
          <w:noProof/>
          <w:webHidden/>
          <w:rPrChange w:id="270" w:author="Windows 用户" w:date="2014-08-18T18:08:00Z">
            <w:rPr>
              <w:noProof/>
              <w:webHidden/>
            </w:rPr>
          </w:rPrChange>
        </w:rPr>
        <w:fldChar w:fldCharType="begin"/>
      </w:r>
      <w:r w:rsidR="000A0953" w:rsidRPr="00905C18">
        <w:rPr>
          <w:i w:val="0"/>
          <w:noProof/>
          <w:webHidden/>
          <w:rPrChange w:id="271" w:author="Windows 用户" w:date="2014-08-18T18:08:00Z">
            <w:rPr>
              <w:noProof/>
              <w:webHidden/>
            </w:rPr>
          </w:rPrChange>
        </w:rPr>
        <w:instrText xml:space="preserve"> PAGEREF _Toc395797746 \h </w:instrText>
      </w:r>
      <w:r w:rsidRPr="00905C18">
        <w:rPr>
          <w:i w:val="0"/>
          <w:noProof/>
          <w:webHidden/>
          <w:rPrChange w:id="272" w:author="Windows 用户" w:date="2014-08-18T18:08:00Z">
            <w:rPr>
              <w:noProof/>
              <w:webHidden/>
            </w:rPr>
          </w:rPrChange>
        </w:rPr>
      </w:r>
      <w:r w:rsidRPr="00905C18">
        <w:rPr>
          <w:i w:val="0"/>
          <w:noProof/>
          <w:webHidden/>
          <w:rPrChange w:id="273" w:author="Windows 用户" w:date="2014-08-18T18:08:00Z">
            <w:rPr>
              <w:noProof/>
              <w:webHidden/>
            </w:rPr>
          </w:rPrChange>
        </w:rPr>
        <w:fldChar w:fldCharType="separate"/>
      </w:r>
      <w:r w:rsidR="000A0953" w:rsidRPr="00905C18">
        <w:rPr>
          <w:i w:val="0"/>
          <w:noProof/>
          <w:webHidden/>
          <w:rPrChange w:id="274" w:author="Windows 用户" w:date="2014-08-18T18:08:00Z">
            <w:rPr>
              <w:noProof/>
              <w:webHidden/>
            </w:rPr>
          </w:rPrChange>
        </w:rPr>
        <w:t>8</w:t>
      </w:r>
      <w:r w:rsidRPr="00905C18">
        <w:rPr>
          <w:i w:val="0"/>
          <w:noProof/>
          <w:webHidden/>
          <w:rPrChange w:id="275" w:author="Windows 用户" w:date="2014-08-18T18:08:00Z">
            <w:rPr>
              <w:noProof/>
              <w:webHidden/>
            </w:rPr>
          </w:rPrChange>
        </w:rPr>
        <w:fldChar w:fldCharType="end"/>
      </w:r>
      <w:r w:rsidRPr="00905C18">
        <w:rPr>
          <w:i w:val="0"/>
          <w:rPrChange w:id="276" w:author="Windows 用户" w:date="2014-08-18T18:08:00Z">
            <w:rPr/>
          </w:rPrChange>
        </w:rPr>
        <w:fldChar w:fldCharType="end"/>
      </w:r>
    </w:p>
    <w:p w:rsidR="000A0953" w:rsidRPr="00905C18" w:rsidRDefault="00475907">
      <w:pPr>
        <w:pStyle w:val="30"/>
        <w:tabs>
          <w:tab w:val="left" w:pos="1200"/>
          <w:tab w:val="right" w:leader="dot" w:pos="8296"/>
        </w:tabs>
        <w:rPr>
          <w:rFonts w:eastAsiaTheme="minorEastAsia" w:cstheme="minorBidi"/>
          <w:i w:val="0"/>
          <w:iCs w:val="0"/>
          <w:noProof/>
          <w:kern w:val="2"/>
          <w:sz w:val="21"/>
          <w:szCs w:val="22"/>
        </w:rPr>
      </w:pPr>
      <w:r w:rsidRPr="00905C18">
        <w:rPr>
          <w:i w:val="0"/>
          <w:rPrChange w:id="277" w:author="Windows 用户" w:date="2014-08-18T18:08:00Z">
            <w:rPr/>
          </w:rPrChange>
        </w:rPr>
        <w:fldChar w:fldCharType="begin"/>
      </w:r>
      <w:r w:rsidRPr="00905C18">
        <w:rPr>
          <w:i w:val="0"/>
          <w:rPrChange w:id="278" w:author="Windows 用户" w:date="2014-08-18T18:08:00Z">
            <w:rPr/>
          </w:rPrChange>
        </w:rPr>
        <w:instrText>HYPERLINK \l "_Toc395797747"</w:instrText>
      </w:r>
      <w:r w:rsidRPr="00905C18">
        <w:rPr>
          <w:i w:val="0"/>
          <w:rPrChange w:id="279" w:author="Windows 用户" w:date="2014-08-18T18:08:00Z">
            <w:rPr/>
          </w:rPrChange>
        </w:rPr>
        <w:fldChar w:fldCharType="separate"/>
      </w:r>
      <w:r w:rsidR="000A0953" w:rsidRPr="00905C18">
        <w:rPr>
          <w:rStyle w:val="af0"/>
          <w:rFonts w:ascii="华文黑体" w:eastAsia="华文黑体"/>
          <w:i w:val="0"/>
          <w:noProof/>
          <w:rPrChange w:id="280" w:author="Windows 用户" w:date="2014-08-18T18:08:00Z">
            <w:rPr>
              <w:rStyle w:val="af0"/>
              <w:rFonts w:ascii="华文黑体" w:eastAsia="华文黑体"/>
              <w:noProof/>
            </w:rPr>
          </w:rPrChange>
        </w:rPr>
        <w:t>4.2.3</w:t>
      </w:r>
      <w:r w:rsidR="000A0953" w:rsidRPr="00905C18">
        <w:rPr>
          <w:rFonts w:eastAsiaTheme="minorEastAsia" w:cstheme="minorBidi"/>
          <w:i w:val="0"/>
          <w:iCs w:val="0"/>
          <w:noProof/>
          <w:kern w:val="2"/>
          <w:sz w:val="21"/>
          <w:szCs w:val="22"/>
          <w:rPrChange w:id="281" w:author="Windows 用户" w:date="2014-08-18T18:08:00Z">
            <w:rPr>
              <w:rFonts w:eastAsiaTheme="minorEastAsia" w:cstheme="minorBidi"/>
              <w:i w:val="0"/>
              <w:iCs w:val="0"/>
              <w:noProof/>
              <w:kern w:val="2"/>
              <w:sz w:val="21"/>
              <w:szCs w:val="22"/>
            </w:rPr>
          </w:rPrChange>
        </w:rPr>
        <w:tab/>
      </w:r>
      <w:r w:rsidR="000A0953" w:rsidRPr="00905C18">
        <w:rPr>
          <w:rStyle w:val="af0"/>
          <w:rFonts w:ascii="华文黑体" w:eastAsia="华文黑体" w:hint="eastAsia"/>
          <w:i w:val="0"/>
          <w:noProof/>
          <w:rPrChange w:id="282" w:author="Windows 用户" w:date="2014-08-18T18:08:00Z">
            <w:rPr>
              <w:rStyle w:val="af0"/>
              <w:rFonts w:ascii="华文黑体" w:eastAsia="华文黑体" w:hint="eastAsia"/>
              <w:noProof/>
            </w:rPr>
          </w:rPrChange>
        </w:rPr>
        <w:t>删除流表</w:t>
      </w:r>
      <w:r w:rsidR="000A0953" w:rsidRPr="00905C18">
        <w:rPr>
          <w:i w:val="0"/>
          <w:noProof/>
          <w:webHidden/>
          <w:rPrChange w:id="283" w:author="Windows 用户" w:date="2014-08-18T18:08:00Z">
            <w:rPr>
              <w:noProof/>
              <w:webHidden/>
            </w:rPr>
          </w:rPrChange>
        </w:rPr>
        <w:tab/>
      </w:r>
      <w:r w:rsidRPr="00905C18">
        <w:rPr>
          <w:i w:val="0"/>
          <w:noProof/>
          <w:webHidden/>
          <w:rPrChange w:id="284" w:author="Windows 用户" w:date="2014-08-18T18:08:00Z">
            <w:rPr>
              <w:noProof/>
              <w:webHidden/>
            </w:rPr>
          </w:rPrChange>
        </w:rPr>
        <w:fldChar w:fldCharType="begin"/>
      </w:r>
      <w:r w:rsidR="000A0953" w:rsidRPr="00905C18">
        <w:rPr>
          <w:i w:val="0"/>
          <w:noProof/>
          <w:webHidden/>
          <w:rPrChange w:id="285" w:author="Windows 用户" w:date="2014-08-18T18:08:00Z">
            <w:rPr>
              <w:noProof/>
              <w:webHidden/>
            </w:rPr>
          </w:rPrChange>
        </w:rPr>
        <w:instrText xml:space="preserve"> PAGEREF _Toc395797747 \h </w:instrText>
      </w:r>
      <w:r w:rsidRPr="00905C18">
        <w:rPr>
          <w:i w:val="0"/>
          <w:noProof/>
          <w:webHidden/>
          <w:rPrChange w:id="286" w:author="Windows 用户" w:date="2014-08-18T18:08:00Z">
            <w:rPr>
              <w:noProof/>
              <w:webHidden/>
            </w:rPr>
          </w:rPrChange>
        </w:rPr>
      </w:r>
      <w:r w:rsidRPr="00905C18">
        <w:rPr>
          <w:i w:val="0"/>
          <w:noProof/>
          <w:webHidden/>
          <w:rPrChange w:id="287" w:author="Windows 用户" w:date="2014-08-18T18:08:00Z">
            <w:rPr>
              <w:noProof/>
              <w:webHidden/>
            </w:rPr>
          </w:rPrChange>
        </w:rPr>
        <w:fldChar w:fldCharType="separate"/>
      </w:r>
      <w:r w:rsidR="000A0953" w:rsidRPr="00905C18">
        <w:rPr>
          <w:i w:val="0"/>
          <w:noProof/>
          <w:webHidden/>
          <w:rPrChange w:id="288" w:author="Windows 用户" w:date="2014-08-18T18:08:00Z">
            <w:rPr>
              <w:noProof/>
              <w:webHidden/>
            </w:rPr>
          </w:rPrChange>
        </w:rPr>
        <w:t>8</w:t>
      </w:r>
      <w:r w:rsidRPr="00905C18">
        <w:rPr>
          <w:i w:val="0"/>
          <w:noProof/>
          <w:webHidden/>
          <w:rPrChange w:id="289" w:author="Windows 用户" w:date="2014-08-18T18:08:00Z">
            <w:rPr>
              <w:noProof/>
              <w:webHidden/>
            </w:rPr>
          </w:rPrChange>
        </w:rPr>
        <w:fldChar w:fldCharType="end"/>
      </w:r>
      <w:r w:rsidRPr="00905C18">
        <w:rPr>
          <w:i w:val="0"/>
          <w:rPrChange w:id="290" w:author="Windows 用户" w:date="2014-08-18T18:08:00Z">
            <w:rPr/>
          </w:rPrChange>
        </w:rPr>
        <w:fldChar w:fldCharType="end"/>
      </w:r>
    </w:p>
    <w:p w:rsidR="000A0953" w:rsidRPr="00905C18" w:rsidRDefault="00475907">
      <w:pPr>
        <w:pStyle w:val="30"/>
        <w:tabs>
          <w:tab w:val="left" w:pos="1200"/>
          <w:tab w:val="right" w:leader="dot" w:pos="8296"/>
        </w:tabs>
        <w:rPr>
          <w:rFonts w:eastAsiaTheme="minorEastAsia" w:cstheme="minorBidi"/>
          <w:i w:val="0"/>
          <w:iCs w:val="0"/>
          <w:noProof/>
          <w:kern w:val="2"/>
          <w:sz w:val="21"/>
          <w:szCs w:val="22"/>
        </w:rPr>
      </w:pPr>
      <w:r w:rsidRPr="00905C18">
        <w:rPr>
          <w:i w:val="0"/>
          <w:rPrChange w:id="291" w:author="Windows 用户" w:date="2014-08-18T18:08:00Z">
            <w:rPr/>
          </w:rPrChange>
        </w:rPr>
        <w:fldChar w:fldCharType="begin"/>
      </w:r>
      <w:r w:rsidRPr="00905C18">
        <w:rPr>
          <w:i w:val="0"/>
          <w:rPrChange w:id="292" w:author="Windows 用户" w:date="2014-08-18T18:08:00Z">
            <w:rPr/>
          </w:rPrChange>
        </w:rPr>
        <w:instrText>HYPERLINK \l "_Toc395797748"</w:instrText>
      </w:r>
      <w:r w:rsidRPr="00905C18">
        <w:rPr>
          <w:i w:val="0"/>
          <w:rPrChange w:id="293" w:author="Windows 用户" w:date="2014-08-18T18:08:00Z">
            <w:rPr/>
          </w:rPrChange>
        </w:rPr>
        <w:fldChar w:fldCharType="separate"/>
      </w:r>
      <w:r w:rsidR="000A0953" w:rsidRPr="00905C18">
        <w:rPr>
          <w:rStyle w:val="af0"/>
          <w:rFonts w:ascii="华文黑体" w:eastAsia="华文黑体"/>
          <w:i w:val="0"/>
          <w:noProof/>
          <w:rPrChange w:id="294" w:author="Windows 用户" w:date="2014-08-18T18:08:00Z">
            <w:rPr>
              <w:rStyle w:val="af0"/>
              <w:rFonts w:ascii="华文黑体" w:eastAsia="华文黑体"/>
              <w:noProof/>
            </w:rPr>
          </w:rPrChange>
        </w:rPr>
        <w:t>4.2.4</w:t>
      </w:r>
      <w:r w:rsidR="000A0953" w:rsidRPr="00905C18">
        <w:rPr>
          <w:rFonts w:eastAsiaTheme="minorEastAsia" w:cstheme="minorBidi"/>
          <w:i w:val="0"/>
          <w:iCs w:val="0"/>
          <w:noProof/>
          <w:kern w:val="2"/>
          <w:sz w:val="21"/>
          <w:szCs w:val="22"/>
          <w:rPrChange w:id="295" w:author="Windows 用户" w:date="2014-08-18T18:08:00Z">
            <w:rPr>
              <w:rFonts w:eastAsiaTheme="minorEastAsia" w:cstheme="minorBidi"/>
              <w:i w:val="0"/>
              <w:iCs w:val="0"/>
              <w:noProof/>
              <w:kern w:val="2"/>
              <w:sz w:val="21"/>
              <w:szCs w:val="22"/>
            </w:rPr>
          </w:rPrChange>
        </w:rPr>
        <w:tab/>
      </w:r>
      <w:r w:rsidR="000A0953" w:rsidRPr="00905C18">
        <w:rPr>
          <w:rStyle w:val="af0"/>
          <w:rFonts w:ascii="华文黑体" w:eastAsia="华文黑体" w:hint="eastAsia"/>
          <w:i w:val="0"/>
          <w:noProof/>
          <w:rPrChange w:id="296" w:author="Windows 用户" w:date="2014-08-18T18:08:00Z">
            <w:rPr>
              <w:rStyle w:val="af0"/>
              <w:rFonts w:ascii="华文黑体" w:eastAsia="华文黑体" w:hint="eastAsia"/>
              <w:noProof/>
            </w:rPr>
          </w:rPrChange>
        </w:rPr>
        <w:t>更新流表</w:t>
      </w:r>
      <w:r w:rsidR="000A0953" w:rsidRPr="00905C18">
        <w:rPr>
          <w:i w:val="0"/>
          <w:noProof/>
          <w:webHidden/>
          <w:rPrChange w:id="297" w:author="Windows 用户" w:date="2014-08-18T18:08:00Z">
            <w:rPr>
              <w:noProof/>
              <w:webHidden/>
            </w:rPr>
          </w:rPrChange>
        </w:rPr>
        <w:tab/>
      </w:r>
      <w:r w:rsidRPr="00905C18">
        <w:rPr>
          <w:i w:val="0"/>
          <w:noProof/>
          <w:webHidden/>
          <w:rPrChange w:id="298" w:author="Windows 用户" w:date="2014-08-18T18:08:00Z">
            <w:rPr>
              <w:noProof/>
              <w:webHidden/>
            </w:rPr>
          </w:rPrChange>
        </w:rPr>
        <w:fldChar w:fldCharType="begin"/>
      </w:r>
      <w:r w:rsidR="000A0953" w:rsidRPr="00905C18">
        <w:rPr>
          <w:i w:val="0"/>
          <w:noProof/>
          <w:webHidden/>
          <w:rPrChange w:id="299" w:author="Windows 用户" w:date="2014-08-18T18:08:00Z">
            <w:rPr>
              <w:noProof/>
              <w:webHidden/>
            </w:rPr>
          </w:rPrChange>
        </w:rPr>
        <w:instrText xml:space="preserve"> PAGEREF _Toc395797748 \h </w:instrText>
      </w:r>
      <w:r w:rsidRPr="00905C18">
        <w:rPr>
          <w:i w:val="0"/>
          <w:noProof/>
          <w:webHidden/>
          <w:rPrChange w:id="300" w:author="Windows 用户" w:date="2014-08-18T18:08:00Z">
            <w:rPr>
              <w:noProof/>
              <w:webHidden/>
            </w:rPr>
          </w:rPrChange>
        </w:rPr>
      </w:r>
      <w:r w:rsidRPr="00905C18">
        <w:rPr>
          <w:i w:val="0"/>
          <w:noProof/>
          <w:webHidden/>
          <w:rPrChange w:id="301" w:author="Windows 用户" w:date="2014-08-18T18:08:00Z">
            <w:rPr>
              <w:noProof/>
              <w:webHidden/>
            </w:rPr>
          </w:rPrChange>
        </w:rPr>
        <w:fldChar w:fldCharType="separate"/>
      </w:r>
      <w:r w:rsidR="000A0953" w:rsidRPr="00905C18">
        <w:rPr>
          <w:i w:val="0"/>
          <w:noProof/>
          <w:webHidden/>
          <w:rPrChange w:id="302" w:author="Windows 用户" w:date="2014-08-18T18:08:00Z">
            <w:rPr>
              <w:noProof/>
              <w:webHidden/>
            </w:rPr>
          </w:rPrChange>
        </w:rPr>
        <w:t>8</w:t>
      </w:r>
      <w:r w:rsidRPr="00905C18">
        <w:rPr>
          <w:i w:val="0"/>
          <w:noProof/>
          <w:webHidden/>
          <w:rPrChange w:id="303" w:author="Windows 用户" w:date="2014-08-18T18:08:00Z">
            <w:rPr>
              <w:noProof/>
              <w:webHidden/>
            </w:rPr>
          </w:rPrChange>
        </w:rPr>
        <w:fldChar w:fldCharType="end"/>
      </w:r>
      <w:r w:rsidRPr="00905C18">
        <w:rPr>
          <w:i w:val="0"/>
          <w:rPrChange w:id="304" w:author="Windows 用户" w:date="2014-08-18T18:08:00Z">
            <w:rPr/>
          </w:rPrChange>
        </w:rPr>
        <w:fldChar w:fldCharType="end"/>
      </w:r>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749" w:history="1">
        <w:r w:rsidR="000A0953" w:rsidRPr="00F24F28">
          <w:rPr>
            <w:rStyle w:val="af0"/>
            <w:rFonts w:ascii="华文黑体" w:eastAsia="华文黑体"/>
            <w:noProof/>
          </w:rPr>
          <w:t>4.3</w:t>
        </w:r>
        <w:r w:rsidR="000A0953">
          <w:rPr>
            <w:rFonts w:eastAsiaTheme="minorEastAsia" w:cstheme="minorBidi"/>
            <w:smallCaps w:val="0"/>
            <w:noProof/>
            <w:kern w:val="2"/>
            <w:sz w:val="21"/>
            <w:szCs w:val="22"/>
          </w:rPr>
          <w:tab/>
        </w:r>
        <w:r w:rsidR="000A0953" w:rsidRPr="00F24F28">
          <w:rPr>
            <w:rStyle w:val="af0"/>
            <w:rFonts w:ascii="华文黑体" w:eastAsia="华文黑体" w:hint="eastAsia"/>
            <w:noProof/>
          </w:rPr>
          <w:t>有效</w:t>
        </w:r>
        <w:r w:rsidR="000A0953" w:rsidRPr="00F24F28">
          <w:rPr>
            <w:rStyle w:val="af0"/>
            <w:rFonts w:ascii="华文黑体" w:eastAsia="华文黑体"/>
            <w:noProof/>
          </w:rPr>
          <w:t>DENY</w:t>
        </w:r>
        <w:r w:rsidR="000A0953" w:rsidRPr="00F24F28">
          <w:rPr>
            <w:rStyle w:val="af0"/>
            <w:rFonts w:ascii="华文黑体" w:eastAsia="华文黑体" w:hint="eastAsia"/>
            <w:noProof/>
          </w:rPr>
          <w:t>规则</w:t>
        </w:r>
        <w:r w:rsidR="000A0953">
          <w:rPr>
            <w:noProof/>
            <w:webHidden/>
          </w:rPr>
          <w:tab/>
        </w:r>
        <w:r>
          <w:rPr>
            <w:noProof/>
            <w:webHidden/>
          </w:rPr>
          <w:fldChar w:fldCharType="begin"/>
        </w:r>
        <w:r w:rsidR="000A0953">
          <w:rPr>
            <w:noProof/>
            <w:webHidden/>
          </w:rPr>
          <w:instrText xml:space="preserve"> PAGEREF _Toc395797749 \h </w:instrText>
        </w:r>
        <w:r>
          <w:rPr>
            <w:noProof/>
            <w:webHidden/>
          </w:rPr>
        </w:r>
        <w:r>
          <w:rPr>
            <w:noProof/>
            <w:webHidden/>
          </w:rPr>
          <w:fldChar w:fldCharType="separate"/>
        </w:r>
        <w:r w:rsidR="000A0953">
          <w:rPr>
            <w:noProof/>
            <w:webHidden/>
          </w:rPr>
          <w:t>8</w:t>
        </w:r>
        <w:r>
          <w:rPr>
            <w:noProof/>
            <w:webHidden/>
          </w:rPr>
          <w:fldChar w:fldCharType="end"/>
        </w:r>
      </w:hyperlink>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750" w:history="1">
        <w:r w:rsidR="000A0953" w:rsidRPr="00F24F28">
          <w:rPr>
            <w:rStyle w:val="af0"/>
            <w:rFonts w:ascii="华文黑体" w:eastAsia="华文黑体"/>
            <w:noProof/>
          </w:rPr>
          <w:t>4.4</w:t>
        </w:r>
        <w:r w:rsidR="000A0953">
          <w:rPr>
            <w:rFonts w:eastAsiaTheme="minorEastAsia" w:cstheme="minorBidi"/>
            <w:smallCaps w:val="0"/>
            <w:noProof/>
            <w:kern w:val="2"/>
            <w:sz w:val="21"/>
            <w:szCs w:val="22"/>
          </w:rPr>
          <w:tab/>
        </w:r>
        <w:r w:rsidR="000A0953" w:rsidRPr="00F24F28">
          <w:rPr>
            <w:rStyle w:val="af0"/>
            <w:rFonts w:ascii="华文黑体" w:eastAsia="华文黑体" w:hint="eastAsia"/>
            <w:noProof/>
          </w:rPr>
          <w:t>寻找</w:t>
        </w:r>
        <w:r w:rsidR="000A0953" w:rsidRPr="00F24F28">
          <w:rPr>
            <w:rStyle w:val="af0"/>
            <w:rFonts w:ascii="华文黑体" w:eastAsia="华文黑体"/>
            <w:noProof/>
          </w:rPr>
          <w:t>FlowPath</w:t>
        </w:r>
        <w:r w:rsidR="000A0953">
          <w:rPr>
            <w:noProof/>
            <w:webHidden/>
          </w:rPr>
          <w:tab/>
        </w:r>
        <w:r>
          <w:rPr>
            <w:noProof/>
            <w:webHidden/>
          </w:rPr>
          <w:fldChar w:fldCharType="begin"/>
        </w:r>
        <w:r w:rsidR="000A0953">
          <w:rPr>
            <w:noProof/>
            <w:webHidden/>
          </w:rPr>
          <w:instrText xml:space="preserve"> PAGEREF _Toc395797750 \h </w:instrText>
        </w:r>
        <w:r>
          <w:rPr>
            <w:noProof/>
            <w:webHidden/>
          </w:rPr>
        </w:r>
        <w:r>
          <w:rPr>
            <w:noProof/>
            <w:webHidden/>
          </w:rPr>
          <w:fldChar w:fldCharType="separate"/>
        </w:r>
        <w:r w:rsidR="000A0953">
          <w:rPr>
            <w:noProof/>
            <w:webHidden/>
          </w:rPr>
          <w:t>8</w:t>
        </w:r>
        <w:r>
          <w:rPr>
            <w:noProof/>
            <w:webHidden/>
          </w:rPr>
          <w:fldChar w:fldCharType="end"/>
        </w:r>
      </w:hyperlink>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751" w:history="1">
        <w:r w:rsidR="000A0953" w:rsidRPr="00F24F28">
          <w:rPr>
            <w:rStyle w:val="af0"/>
            <w:rFonts w:ascii="华文黑体" w:eastAsia="华文黑体"/>
            <w:noProof/>
          </w:rPr>
          <w:t>4.5</w:t>
        </w:r>
        <w:r w:rsidR="000A0953">
          <w:rPr>
            <w:rFonts w:eastAsiaTheme="minorEastAsia" w:cstheme="minorBidi"/>
            <w:smallCaps w:val="0"/>
            <w:noProof/>
            <w:kern w:val="2"/>
            <w:sz w:val="21"/>
            <w:szCs w:val="22"/>
          </w:rPr>
          <w:tab/>
        </w:r>
        <w:r w:rsidR="000A0953" w:rsidRPr="00F24F28">
          <w:rPr>
            <w:rStyle w:val="af0"/>
            <w:rFonts w:ascii="华文黑体" w:eastAsia="华文黑体" w:hint="eastAsia"/>
            <w:noProof/>
          </w:rPr>
          <w:t>冲突检测</w:t>
        </w:r>
        <w:r w:rsidR="000A0953">
          <w:rPr>
            <w:noProof/>
            <w:webHidden/>
          </w:rPr>
          <w:tab/>
        </w:r>
        <w:r>
          <w:rPr>
            <w:noProof/>
            <w:webHidden/>
          </w:rPr>
          <w:fldChar w:fldCharType="begin"/>
        </w:r>
        <w:r w:rsidR="000A0953">
          <w:rPr>
            <w:noProof/>
            <w:webHidden/>
          </w:rPr>
          <w:instrText xml:space="preserve"> PAGEREF _Toc395797751 \h </w:instrText>
        </w:r>
        <w:r>
          <w:rPr>
            <w:noProof/>
            <w:webHidden/>
          </w:rPr>
        </w:r>
        <w:r>
          <w:rPr>
            <w:noProof/>
            <w:webHidden/>
          </w:rPr>
          <w:fldChar w:fldCharType="separate"/>
        </w:r>
        <w:r w:rsidR="000A0953">
          <w:rPr>
            <w:noProof/>
            <w:webHidden/>
          </w:rPr>
          <w:t>9</w:t>
        </w:r>
        <w:r>
          <w:rPr>
            <w:noProof/>
            <w:webHidden/>
          </w:rPr>
          <w:fldChar w:fldCharType="end"/>
        </w:r>
      </w:hyperlink>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752" w:history="1">
        <w:r w:rsidR="000A0953" w:rsidRPr="00F24F28">
          <w:rPr>
            <w:rStyle w:val="af0"/>
            <w:rFonts w:ascii="华文黑体" w:eastAsia="华文黑体"/>
            <w:noProof/>
          </w:rPr>
          <w:t>4.6</w:t>
        </w:r>
        <w:r w:rsidR="000A0953">
          <w:rPr>
            <w:rFonts w:eastAsiaTheme="minorEastAsia" w:cstheme="minorBidi"/>
            <w:smallCaps w:val="0"/>
            <w:noProof/>
            <w:kern w:val="2"/>
            <w:sz w:val="21"/>
            <w:szCs w:val="22"/>
          </w:rPr>
          <w:tab/>
        </w:r>
        <w:r w:rsidR="000A0953" w:rsidRPr="00F24F28">
          <w:rPr>
            <w:rStyle w:val="af0"/>
            <w:rFonts w:ascii="华文黑体" w:eastAsia="华文黑体" w:hint="eastAsia"/>
            <w:noProof/>
          </w:rPr>
          <w:t>冲突解决</w:t>
        </w:r>
        <w:r w:rsidR="000A0953">
          <w:rPr>
            <w:noProof/>
            <w:webHidden/>
          </w:rPr>
          <w:tab/>
        </w:r>
        <w:r>
          <w:rPr>
            <w:noProof/>
            <w:webHidden/>
          </w:rPr>
          <w:fldChar w:fldCharType="begin"/>
        </w:r>
        <w:r w:rsidR="000A0953">
          <w:rPr>
            <w:noProof/>
            <w:webHidden/>
          </w:rPr>
          <w:instrText xml:space="preserve"> PAGEREF _Toc395797752 \h </w:instrText>
        </w:r>
        <w:r>
          <w:rPr>
            <w:noProof/>
            <w:webHidden/>
          </w:rPr>
        </w:r>
        <w:r>
          <w:rPr>
            <w:noProof/>
            <w:webHidden/>
          </w:rPr>
          <w:fldChar w:fldCharType="separate"/>
        </w:r>
        <w:r w:rsidR="000A0953">
          <w:rPr>
            <w:noProof/>
            <w:webHidden/>
          </w:rPr>
          <w:t>9</w:t>
        </w:r>
        <w:r>
          <w:rPr>
            <w:noProof/>
            <w:webHidden/>
          </w:rPr>
          <w:fldChar w:fldCharType="end"/>
        </w:r>
      </w:hyperlink>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753" w:history="1">
        <w:r w:rsidR="000A0953" w:rsidRPr="00F24F28">
          <w:rPr>
            <w:rStyle w:val="af0"/>
            <w:rFonts w:ascii="华文黑体" w:eastAsia="华文黑体"/>
            <w:noProof/>
          </w:rPr>
          <w:t>4.7</w:t>
        </w:r>
        <w:r w:rsidR="000A0953">
          <w:rPr>
            <w:rFonts w:eastAsiaTheme="minorEastAsia" w:cstheme="minorBidi"/>
            <w:smallCaps w:val="0"/>
            <w:noProof/>
            <w:kern w:val="2"/>
            <w:sz w:val="21"/>
            <w:szCs w:val="22"/>
          </w:rPr>
          <w:tab/>
        </w:r>
        <w:r w:rsidR="000A0953" w:rsidRPr="00F24F28">
          <w:rPr>
            <w:rStyle w:val="af0"/>
            <w:rFonts w:ascii="华文黑体" w:eastAsia="华文黑体" w:hint="eastAsia"/>
            <w:noProof/>
          </w:rPr>
          <w:t>全局流路径</w:t>
        </w:r>
        <w:r w:rsidR="000A0953">
          <w:rPr>
            <w:noProof/>
            <w:webHidden/>
          </w:rPr>
          <w:tab/>
        </w:r>
        <w:r>
          <w:rPr>
            <w:noProof/>
            <w:webHidden/>
          </w:rPr>
          <w:fldChar w:fldCharType="begin"/>
        </w:r>
        <w:r w:rsidR="000A0953">
          <w:rPr>
            <w:noProof/>
            <w:webHidden/>
          </w:rPr>
          <w:instrText xml:space="preserve"> PAGEREF _Toc395797753 \h </w:instrText>
        </w:r>
        <w:r>
          <w:rPr>
            <w:noProof/>
            <w:webHidden/>
          </w:rPr>
        </w:r>
        <w:r>
          <w:rPr>
            <w:noProof/>
            <w:webHidden/>
          </w:rPr>
          <w:fldChar w:fldCharType="separate"/>
        </w:r>
        <w:r w:rsidR="000A0953">
          <w:rPr>
            <w:noProof/>
            <w:webHidden/>
          </w:rPr>
          <w:t>9</w:t>
        </w:r>
        <w:r>
          <w:rPr>
            <w:noProof/>
            <w:webHidden/>
          </w:rPr>
          <w:fldChar w:fldCharType="end"/>
        </w:r>
      </w:hyperlink>
    </w:p>
    <w:p w:rsidR="000A0953" w:rsidRDefault="00475907">
      <w:pPr>
        <w:pStyle w:val="10"/>
        <w:tabs>
          <w:tab w:val="left" w:pos="600"/>
          <w:tab w:val="right" w:leader="dot" w:pos="8296"/>
        </w:tabs>
        <w:rPr>
          <w:rFonts w:eastAsiaTheme="minorEastAsia" w:cstheme="minorBidi"/>
          <w:b w:val="0"/>
          <w:bCs w:val="0"/>
          <w:caps w:val="0"/>
          <w:noProof/>
          <w:kern w:val="2"/>
          <w:sz w:val="21"/>
          <w:szCs w:val="22"/>
        </w:rPr>
      </w:pPr>
      <w:hyperlink w:anchor="_Toc395797754" w:history="1">
        <w:r w:rsidR="000A0953" w:rsidRPr="00F24F28">
          <w:rPr>
            <w:rStyle w:val="af0"/>
            <w:rFonts w:ascii="华文黑体" w:eastAsia="华文黑体" w:hAnsiTheme="minorEastAsia"/>
            <w:noProof/>
          </w:rPr>
          <w:t>5.</w:t>
        </w:r>
        <w:r w:rsidR="000A0953">
          <w:rPr>
            <w:rFonts w:eastAsiaTheme="minorEastAsia" w:cstheme="minorBidi"/>
            <w:b w:val="0"/>
            <w:bCs w:val="0"/>
            <w:caps w:val="0"/>
            <w:noProof/>
            <w:kern w:val="2"/>
            <w:sz w:val="21"/>
            <w:szCs w:val="22"/>
          </w:rPr>
          <w:tab/>
        </w:r>
        <w:r w:rsidR="000A0953" w:rsidRPr="00F24F28">
          <w:rPr>
            <w:rStyle w:val="af0"/>
            <w:rFonts w:ascii="华文黑体" w:eastAsia="华文黑体" w:hAnsiTheme="minorEastAsia" w:hint="eastAsia"/>
            <w:noProof/>
          </w:rPr>
          <w:t>测试用例</w:t>
        </w:r>
        <w:r w:rsidR="000A0953">
          <w:rPr>
            <w:noProof/>
            <w:webHidden/>
          </w:rPr>
          <w:tab/>
        </w:r>
        <w:r>
          <w:rPr>
            <w:noProof/>
            <w:webHidden/>
          </w:rPr>
          <w:fldChar w:fldCharType="begin"/>
        </w:r>
        <w:r w:rsidR="000A0953">
          <w:rPr>
            <w:noProof/>
            <w:webHidden/>
          </w:rPr>
          <w:instrText xml:space="preserve"> PAGEREF _Toc395797754 \h </w:instrText>
        </w:r>
        <w:r>
          <w:rPr>
            <w:noProof/>
            <w:webHidden/>
          </w:rPr>
        </w:r>
        <w:r>
          <w:rPr>
            <w:noProof/>
            <w:webHidden/>
          </w:rPr>
          <w:fldChar w:fldCharType="separate"/>
        </w:r>
        <w:r w:rsidR="000A0953">
          <w:rPr>
            <w:noProof/>
            <w:webHidden/>
          </w:rPr>
          <w:t>9</w:t>
        </w:r>
        <w:r>
          <w:rPr>
            <w:noProof/>
            <w:webHidden/>
          </w:rPr>
          <w:fldChar w:fldCharType="end"/>
        </w:r>
      </w:hyperlink>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755" w:history="1">
        <w:r w:rsidR="000A0953" w:rsidRPr="00F24F28">
          <w:rPr>
            <w:rStyle w:val="af0"/>
            <w:rFonts w:asciiTheme="minorEastAsia" w:hAnsiTheme="minorEastAsia"/>
            <w:noProof/>
          </w:rPr>
          <w:t>5.1</w:t>
        </w:r>
        <w:r w:rsidR="000A0953">
          <w:rPr>
            <w:rFonts w:eastAsiaTheme="minorEastAsia" w:cstheme="minorBidi"/>
            <w:smallCaps w:val="0"/>
            <w:noProof/>
            <w:kern w:val="2"/>
            <w:sz w:val="21"/>
            <w:szCs w:val="22"/>
          </w:rPr>
          <w:tab/>
        </w:r>
        <w:r w:rsidR="000A0953" w:rsidRPr="00F24F28">
          <w:rPr>
            <w:rStyle w:val="af0"/>
            <w:rFonts w:asciiTheme="minorEastAsia" w:hAnsiTheme="minorEastAsia" w:hint="eastAsia"/>
            <w:noProof/>
          </w:rPr>
          <w:t>防火墙规则管理</w:t>
        </w:r>
        <w:r w:rsidR="000A0953">
          <w:rPr>
            <w:noProof/>
            <w:webHidden/>
          </w:rPr>
          <w:tab/>
        </w:r>
        <w:r>
          <w:rPr>
            <w:noProof/>
            <w:webHidden/>
          </w:rPr>
          <w:fldChar w:fldCharType="begin"/>
        </w:r>
        <w:r w:rsidR="000A0953">
          <w:rPr>
            <w:noProof/>
            <w:webHidden/>
          </w:rPr>
          <w:instrText xml:space="preserve"> PAGEREF _Toc395797755 \h </w:instrText>
        </w:r>
        <w:r>
          <w:rPr>
            <w:noProof/>
            <w:webHidden/>
          </w:rPr>
        </w:r>
        <w:r>
          <w:rPr>
            <w:noProof/>
            <w:webHidden/>
          </w:rPr>
          <w:fldChar w:fldCharType="separate"/>
        </w:r>
        <w:r w:rsidR="000A0953">
          <w:rPr>
            <w:noProof/>
            <w:webHidden/>
          </w:rPr>
          <w:t>10</w:t>
        </w:r>
        <w:r>
          <w:rPr>
            <w:noProof/>
            <w:webHidden/>
          </w:rPr>
          <w:fldChar w:fldCharType="end"/>
        </w:r>
      </w:hyperlink>
    </w:p>
    <w:p w:rsidR="000A0953" w:rsidRDefault="00475907">
      <w:pPr>
        <w:pStyle w:val="30"/>
        <w:tabs>
          <w:tab w:val="left" w:pos="1200"/>
          <w:tab w:val="right" w:leader="dot" w:pos="8296"/>
        </w:tabs>
        <w:rPr>
          <w:rFonts w:eastAsiaTheme="minorEastAsia" w:cstheme="minorBidi"/>
          <w:i w:val="0"/>
          <w:iCs w:val="0"/>
          <w:noProof/>
          <w:kern w:val="2"/>
          <w:sz w:val="21"/>
          <w:szCs w:val="22"/>
        </w:rPr>
      </w:pPr>
      <w:hyperlink w:anchor="_Toc395797756" w:history="1">
        <w:r w:rsidR="000A0953" w:rsidRPr="00F24F28">
          <w:rPr>
            <w:rStyle w:val="af0"/>
            <w:rFonts w:asciiTheme="minorEastAsia" w:hAnsiTheme="minorEastAsia"/>
            <w:noProof/>
          </w:rPr>
          <w:t>5.1.1</w:t>
        </w:r>
        <w:r w:rsidR="000A0953">
          <w:rPr>
            <w:rFonts w:eastAsiaTheme="minorEastAsia" w:cstheme="minorBidi"/>
            <w:i w:val="0"/>
            <w:iCs w:val="0"/>
            <w:noProof/>
            <w:kern w:val="2"/>
            <w:sz w:val="21"/>
            <w:szCs w:val="22"/>
          </w:rPr>
          <w:tab/>
        </w:r>
        <w:r w:rsidR="000A0953" w:rsidRPr="00F24F28">
          <w:rPr>
            <w:rStyle w:val="af0"/>
            <w:rFonts w:asciiTheme="minorEastAsia" w:hAnsiTheme="minorEastAsia" w:hint="eastAsia"/>
            <w:noProof/>
          </w:rPr>
          <w:t>显示防火墙规则</w:t>
        </w:r>
        <w:r w:rsidR="000A0953">
          <w:rPr>
            <w:noProof/>
            <w:webHidden/>
          </w:rPr>
          <w:tab/>
        </w:r>
        <w:r>
          <w:rPr>
            <w:noProof/>
            <w:webHidden/>
          </w:rPr>
          <w:fldChar w:fldCharType="begin"/>
        </w:r>
        <w:r w:rsidR="000A0953">
          <w:rPr>
            <w:noProof/>
            <w:webHidden/>
          </w:rPr>
          <w:instrText xml:space="preserve"> PAGEREF _Toc395797756 \h </w:instrText>
        </w:r>
        <w:r>
          <w:rPr>
            <w:noProof/>
            <w:webHidden/>
          </w:rPr>
        </w:r>
        <w:r>
          <w:rPr>
            <w:noProof/>
            <w:webHidden/>
          </w:rPr>
          <w:fldChar w:fldCharType="separate"/>
        </w:r>
        <w:r w:rsidR="000A0953">
          <w:rPr>
            <w:noProof/>
            <w:webHidden/>
          </w:rPr>
          <w:t>10</w:t>
        </w:r>
        <w:r>
          <w:rPr>
            <w:noProof/>
            <w:webHidden/>
          </w:rPr>
          <w:fldChar w:fldCharType="end"/>
        </w:r>
      </w:hyperlink>
    </w:p>
    <w:p w:rsidR="000A0953" w:rsidRDefault="00475907">
      <w:pPr>
        <w:pStyle w:val="30"/>
        <w:tabs>
          <w:tab w:val="left" w:pos="1200"/>
          <w:tab w:val="right" w:leader="dot" w:pos="8296"/>
        </w:tabs>
        <w:rPr>
          <w:rFonts w:eastAsiaTheme="minorEastAsia" w:cstheme="minorBidi"/>
          <w:i w:val="0"/>
          <w:iCs w:val="0"/>
          <w:noProof/>
          <w:kern w:val="2"/>
          <w:sz w:val="21"/>
          <w:szCs w:val="22"/>
        </w:rPr>
      </w:pPr>
      <w:hyperlink w:anchor="_Toc395797757" w:history="1">
        <w:r w:rsidR="000A0953" w:rsidRPr="00F24F28">
          <w:rPr>
            <w:rStyle w:val="af0"/>
            <w:rFonts w:asciiTheme="minorEastAsia" w:hAnsiTheme="minorEastAsia"/>
            <w:noProof/>
          </w:rPr>
          <w:t>5.1.2</w:t>
        </w:r>
        <w:r w:rsidR="000A0953">
          <w:rPr>
            <w:rFonts w:eastAsiaTheme="minorEastAsia" w:cstheme="minorBidi"/>
            <w:i w:val="0"/>
            <w:iCs w:val="0"/>
            <w:noProof/>
            <w:kern w:val="2"/>
            <w:sz w:val="21"/>
            <w:szCs w:val="22"/>
          </w:rPr>
          <w:tab/>
        </w:r>
        <w:r w:rsidR="000A0953" w:rsidRPr="00F24F28">
          <w:rPr>
            <w:rStyle w:val="af0"/>
            <w:rFonts w:asciiTheme="minorEastAsia" w:hAnsiTheme="minorEastAsia" w:cs="宋体" w:hint="eastAsia"/>
            <w:noProof/>
          </w:rPr>
          <w:t>添加防火墙规则</w:t>
        </w:r>
        <w:r w:rsidR="000A0953">
          <w:rPr>
            <w:noProof/>
            <w:webHidden/>
          </w:rPr>
          <w:tab/>
        </w:r>
        <w:r>
          <w:rPr>
            <w:noProof/>
            <w:webHidden/>
          </w:rPr>
          <w:fldChar w:fldCharType="begin"/>
        </w:r>
        <w:r w:rsidR="000A0953">
          <w:rPr>
            <w:noProof/>
            <w:webHidden/>
          </w:rPr>
          <w:instrText xml:space="preserve"> PAGEREF _Toc395797757 \h </w:instrText>
        </w:r>
        <w:r>
          <w:rPr>
            <w:noProof/>
            <w:webHidden/>
          </w:rPr>
        </w:r>
        <w:r>
          <w:rPr>
            <w:noProof/>
            <w:webHidden/>
          </w:rPr>
          <w:fldChar w:fldCharType="separate"/>
        </w:r>
        <w:r w:rsidR="000A0953">
          <w:rPr>
            <w:noProof/>
            <w:webHidden/>
          </w:rPr>
          <w:t>11</w:t>
        </w:r>
        <w:r>
          <w:rPr>
            <w:noProof/>
            <w:webHidden/>
          </w:rPr>
          <w:fldChar w:fldCharType="end"/>
        </w:r>
      </w:hyperlink>
    </w:p>
    <w:p w:rsidR="000A0953" w:rsidRDefault="00475907">
      <w:pPr>
        <w:pStyle w:val="30"/>
        <w:tabs>
          <w:tab w:val="left" w:pos="1200"/>
          <w:tab w:val="right" w:leader="dot" w:pos="8296"/>
        </w:tabs>
        <w:rPr>
          <w:rFonts w:eastAsiaTheme="minorEastAsia" w:cstheme="minorBidi"/>
          <w:i w:val="0"/>
          <w:iCs w:val="0"/>
          <w:noProof/>
          <w:kern w:val="2"/>
          <w:sz w:val="21"/>
          <w:szCs w:val="22"/>
        </w:rPr>
      </w:pPr>
      <w:hyperlink w:anchor="_Toc395797758" w:history="1">
        <w:r w:rsidR="000A0953" w:rsidRPr="00F24F28">
          <w:rPr>
            <w:rStyle w:val="af0"/>
            <w:rFonts w:asciiTheme="minorEastAsia" w:hAnsiTheme="minorEastAsia"/>
            <w:noProof/>
          </w:rPr>
          <w:t>5.1.3</w:t>
        </w:r>
        <w:r w:rsidR="000A0953">
          <w:rPr>
            <w:rFonts w:eastAsiaTheme="minorEastAsia" w:cstheme="minorBidi"/>
            <w:i w:val="0"/>
            <w:iCs w:val="0"/>
            <w:noProof/>
            <w:kern w:val="2"/>
            <w:sz w:val="21"/>
            <w:szCs w:val="22"/>
          </w:rPr>
          <w:tab/>
        </w:r>
        <w:r w:rsidR="000A0953" w:rsidRPr="00F24F28">
          <w:rPr>
            <w:rStyle w:val="af0"/>
            <w:rFonts w:asciiTheme="minorEastAsia" w:hAnsiTheme="minorEastAsia" w:cs="宋体" w:hint="eastAsia"/>
            <w:noProof/>
          </w:rPr>
          <w:t>删除防火墙规则</w:t>
        </w:r>
        <w:r w:rsidR="000A0953">
          <w:rPr>
            <w:noProof/>
            <w:webHidden/>
          </w:rPr>
          <w:tab/>
        </w:r>
        <w:r>
          <w:rPr>
            <w:noProof/>
            <w:webHidden/>
          </w:rPr>
          <w:fldChar w:fldCharType="begin"/>
        </w:r>
        <w:r w:rsidR="000A0953">
          <w:rPr>
            <w:noProof/>
            <w:webHidden/>
          </w:rPr>
          <w:instrText xml:space="preserve"> PAGEREF _Toc395797758 \h </w:instrText>
        </w:r>
        <w:r>
          <w:rPr>
            <w:noProof/>
            <w:webHidden/>
          </w:rPr>
        </w:r>
        <w:r>
          <w:rPr>
            <w:noProof/>
            <w:webHidden/>
          </w:rPr>
          <w:fldChar w:fldCharType="separate"/>
        </w:r>
        <w:r w:rsidR="000A0953">
          <w:rPr>
            <w:noProof/>
            <w:webHidden/>
          </w:rPr>
          <w:t>11</w:t>
        </w:r>
        <w:r>
          <w:rPr>
            <w:noProof/>
            <w:webHidden/>
          </w:rPr>
          <w:fldChar w:fldCharType="end"/>
        </w:r>
      </w:hyperlink>
    </w:p>
    <w:p w:rsidR="000A0953" w:rsidRDefault="00475907">
      <w:pPr>
        <w:pStyle w:val="30"/>
        <w:tabs>
          <w:tab w:val="left" w:pos="1200"/>
          <w:tab w:val="right" w:leader="dot" w:pos="8296"/>
        </w:tabs>
        <w:rPr>
          <w:rFonts w:eastAsiaTheme="minorEastAsia" w:cstheme="minorBidi"/>
          <w:i w:val="0"/>
          <w:iCs w:val="0"/>
          <w:noProof/>
          <w:kern w:val="2"/>
          <w:sz w:val="21"/>
          <w:szCs w:val="22"/>
        </w:rPr>
      </w:pPr>
      <w:hyperlink w:anchor="_Toc395797759" w:history="1">
        <w:r w:rsidR="000A0953" w:rsidRPr="00F24F28">
          <w:rPr>
            <w:rStyle w:val="af0"/>
            <w:rFonts w:asciiTheme="minorEastAsia" w:hAnsiTheme="minorEastAsia"/>
            <w:noProof/>
          </w:rPr>
          <w:t>5.1.4</w:t>
        </w:r>
        <w:r w:rsidR="000A0953">
          <w:rPr>
            <w:rFonts w:eastAsiaTheme="minorEastAsia" w:cstheme="minorBidi"/>
            <w:i w:val="0"/>
            <w:iCs w:val="0"/>
            <w:noProof/>
            <w:kern w:val="2"/>
            <w:sz w:val="21"/>
            <w:szCs w:val="22"/>
          </w:rPr>
          <w:tab/>
        </w:r>
        <w:r w:rsidR="000A0953" w:rsidRPr="00F24F28">
          <w:rPr>
            <w:rStyle w:val="af0"/>
            <w:rFonts w:asciiTheme="minorEastAsia" w:hAnsiTheme="minorEastAsia" w:cs="宋体" w:hint="eastAsia"/>
            <w:noProof/>
          </w:rPr>
          <w:t>更新防火墙规则</w:t>
        </w:r>
        <w:r w:rsidR="000A0953">
          <w:rPr>
            <w:noProof/>
            <w:webHidden/>
          </w:rPr>
          <w:tab/>
        </w:r>
        <w:r>
          <w:rPr>
            <w:noProof/>
            <w:webHidden/>
          </w:rPr>
          <w:fldChar w:fldCharType="begin"/>
        </w:r>
        <w:r w:rsidR="000A0953">
          <w:rPr>
            <w:noProof/>
            <w:webHidden/>
          </w:rPr>
          <w:instrText xml:space="preserve"> PAGEREF _Toc395797759 \h </w:instrText>
        </w:r>
        <w:r>
          <w:rPr>
            <w:noProof/>
            <w:webHidden/>
          </w:rPr>
        </w:r>
        <w:r>
          <w:rPr>
            <w:noProof/>
            <w:webHidden/>
          </w:rPr>
          <w:fldChar w:fldCharType="separate"/>
        </w:r>
        <w:r w:rsidR="000A0953">
          <w:rPr>
            <w:noProof/>
            <w:webHidden/>
          </w:rPr>
          <w:t>12</w:t>
        </w:r>
        <w:r>
          <w:rPr>
            <w:noProof/>
            <w:webHidden/>
          </w:rPr>
          <w:fldChar w:fldCharType="end"/>
        </w:r>
      </w:hyperlink>
    </w:p>
    <w:p w:rsidR="000A0953" w:rsidRDefault="00475907">
      <w:pPr>
        <w:pStyle w:val="30"/>
        <w:tabs>
          <w:tab w:val="left" w:pos="1200"/>
          <w:tab w:val="right" w:leader="dot" w:pos="8296"/>
        </w:tabs>
        <w:rPr>
          <w:rFonts w:eastAsiaTheme="minorEastAsia" w:cstheme="minorBidi"/>
          <w:i w:val="0"/>
          <w:iCs w:val="0"/>
          <w:noProof/>
          <w:kern w:val="2"/>
          <w:sz w:val="21"/>
          <w:szCs w:val="22"/>
        </w:rPr>
      </w:pPr>
      <w:hyperlink w:anchor="_Toc395797760" w:history="1">
        <w:r w:rsidR="000A0953" w:rsidRPr="00F24F28">
          <w:rPr>
            <w:rStyle w:val="af0"/>
            <w:rFonts w:asciiTheme="minorEastAsia" w:hAnsiTheme="minorEastAsia"/>
            <w:noProof/>
          </w:rPr>
          <w:t>5.1.5</w:t>
        </w:r>
        <w:r w:rsidR="000A0953">
          <w:rPr>
            <w:rFonts w:eastAsiaTheme="minorEastAsia" w:cstheme="minorBidi"/>
            <w:i w:val="0"/>
            <w:iCs w:val="0"/>
            <w:noProof/>
            <w:kern w:val="2"/>
            <w:sz w:val="21"/>
            <w:szCs w:val="22"/>
          </w:rPr>
          <w:tab/>
        </w:r>
        <w:r w:rsidR="000A0953" w:rsidRPr="00F24F28">
          <w:rPr>
            <w:rStyle w:val="af0"/>
            <w:rFonts w:asciiTheme="minorEastAsia" w:hAnsiTheme="minorEastAsia" w:cs="宋体" w:hint="eastAsia"/>
            <w:noProof/>
          </w:rPr>
          <w:t>防火墙打开关闭</w:t>
        </w:r>
        <w:r w:rsidR="000A0953">
          <w:rPr>
            <w:noProof/>
            <w:webHidden/>
          </w:rPr>
          <w:tab/>
        </w:r>
        <w:r>
          <w:rPr>
            <w:noProof/>
            <w:webHidden/>
          </w:rPr>
          <w:fldChar w:fldCharType="begin"/>
        </w:r>
        <w:r w:rsidR="000A0953">
          <w:rPr>
            <w:noProof/>
            <w:webHidden/>
          </w:rPr>
          <w:instrText xml:space="preserve"> PAGEREF _Toc395797760 \h </w:instrText>
        </w:r>
        <w:r>
          <w:rPr>
            <w:noProof/>
            <w:webHidden/>
          </w:rPr>
        </w:r>
        <w:r>
          <w:rPr>
            <w:noProof/>
            <w:webHidden/>
          </w:rPr>
          <w:fldChar w:fldCharType="separate"/>
        </w:r>
        <w:r w:rsidR="000A0953">
          <w:rPr>
            <w:noProof/>
            <w:webHidden/>
          </w:rPr>
          <w:t>12</w:t>
        </w:r>
        <w:r>
          <w:rPr>
            <w:noProof/>
            <w:webHidden/>
          </w:rPr>
          <w:fldChar w:fldCharType="end"/>
        </w:r>
      </w:hyperlink>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761" w:history="1">
        <w:r w:rsidR="000A0953" w:rsidRPr="00F24F28">
          <w:rPr>
            <w:rStyle w:val="af0"/>
            <w:rFonts w:asciiTheme="minorEastAsia" w:hAnsiTheme="minorEastAsia"/>
            <w:noProof/>
          </w:rPr>
          <w:t>5.2</w:t>
        </w:r>
        <w:r w:rsidR="000A0953">
          <w:rPr>
            <w:rFonts w:eastAsiaTheme="minorEastAsia" w:cstheme="minorBidi"/>
            <w:smallCaps w:val="0"/>
            <w:noProof/>
            <w:kern w:val="2"/>
            <w:sz w:val="21"/>
            <w:szCs w:val="22"/>
          </w:rPr>
          <w:tab/>
        </w:r>
        <w:r w:rsidR="000A0953" w:rsidRPr="00F24F28">
          <w:rPr>
            <w:rStyle w:val="af0"/>
            <w:rFonts w:asciiTheme="minorEastAsia" w:hAnsiTheme="minorEastAsia" w:cs="宋体" w:hint="eastAsia"/>
            <w:noProof/>
          </w:rPr>
          <w:t>流表管理</w:t>
        </w:r>
        <w:r w:rsidR="000A0953">
          <w:rPr>
            <w:noProof/>
            <w:webHidden/>
          </w:rPr>
          <w:tab/>
        </w:r>
        <w:r>
          <w:rPr>
            <w:noProof/>
            <w:webHidden/>
          </w:rPr>
          <w:fldChar w:fldCharType="begin"/>
        </w:r>
        <w:r w:rsidR="000A0953">
          <w:rPr>
            <w:noProof/>
            <w:webHidden/>
          </w:rPr>
          <w:instrText xml:space="preserve"> PAGEREF _Toc395797761 \h </w:instrText>
        </w:r>
        <w:r>
          <w:rPr>
            <w:noProof/>
            <w:webHidden/>
          </w:rPr>
        </w:r>
        <w:r>
          <w:rPr>
            <w:noProof/>
            <w:webHidden/>
          </w:rPr>
          <w:fldChar w:fldCharType="separate"/>
        </w:r>
        <w:r w:rsidR="000A0953">
          <w:rPr>
            <w:noProof/>
            <w:webHidden/>
          </w:rPr>
          <w:t>13</w:t>
        </w:r>
        <w:r>
          <w:rPr>
            <w:noProof/>
            <w:webHidden/>
          </w:rPr>
          <w:fldChar w:fldCharType="end"/>
        </w:r>
      </w:hyperlink>
    </w:p>
    <w:p w:rsidR="000A0953" w:rsidRDefault="00475907">
      <w:pPr>
        <w:pStyle w:val="30"/>
        <w:tabs>
          <w:tab w:val="left" w:pos="1200"/>
          <w:tab w:val="right" w:leader="dot" w:pos="8296"/>
        </w:tabs>
        <w:rPr>
          <w:rFonts w:eastAsiaTheme="minorEastAsia" w:cstheme="minorBidi"/>
          <w:i w:val="0"/>
          <w:iCs w:val="0"/>
          <w:noProof/>
          <w:kern w:val="2"/>
          <w:sz w:val="21"/>
          <w:szCs w:val="22"/>
        </w:rPr>
      </w:pPr>
      <w:hyperlink w:anchor="_Toc395797762" w:history="1">
        <w:r w:rsidR="000A0953" w:rsidRPr="00F24F28">
          <w:rPr>
            <w:rStyle w:val="af0"/>
            <w:rFonts w:asciiTheme="minorEastAsia" w:hAnsiTheme="minorEastAsia"/>
            <w:noProof/>
          </w:rPr>
          <w:t>5.2.1</w:t>
        </w:r>
        <w:r w:rsidR="000A0953">
          <w:rPr>
            <w:rFonts w:eastAsiaTheme="minorEastAsia" w:cstheme="minorBidi"/>
            <w:i w:val="0"/>
            <w:iCs w:val="0"/>
            <w:noProof/>
            <w:kern w:val="2"/>
            <w:sz w:val="21"/>
            <w:szCs w:val="22"/>
          </w:rPr>
          <w:tab/>
        </w:r>
        <w:r w:rsidR="000A0953" w:rsidRPr="00F24F28">
          <w:rPr>
            <w:rStyle w:val="af0"/>
            <w:rFonts w:asciiTheme="minorEastAsia" w:hAnsiTheme="minorEastAsia" w:cs="宋体" w:hint="eastAsia"/>
            <w:noProof/>
          </w:rPr>
          <w:t>显示流表</w:t>
        </w:r>
        <w:r w:rsidR="000A0953">
          <w:rPr>
            <w:noProof/>
            <w:webHidden/>
          </w:rPr>
          <w:tab/>
        </w:r>
        <w:r>
          <w:rPr>
            <w:noProof/>
            <w:webHidden/>
          </w:rPr>
          <w:fldChar w:fldCharType="begin"/>
        </w:r>
        <w:r w:rsidR="000A0953">
          <w:rPr>
            <w:noProof/>
            <w:webHidden/>
          </w:rPr>
          <w:instrText xml:space="preserve"> PAGEREF _Toc395797762 \h </w:instrText>
        </w:r>
        <w:r>
          <w:rPr>
            <w:noProof/>
            <w:webHidden/>
          </w:rPr>
        </w:r>
        <w:r>
          <w:rPr>
            <w:noProof/>
            <w:webHidden/>
          </w:rPr>
          <w:fldChar w:fldCharType="separate"/>
        </w:r>
        <w:r w:rsidR="000A0953">
          <w:rPr>
            <w:noProof/>
            <w:webHidden/>
          </w:rPr>
          <w:t>13</w:t>
        </w:r>
        <w:r>
          <w:rPr>
            <w:noProof/>
            <w:webHidden/>
          </w:rPr>
          <w:fldChar w:fldCharType="end"/>
        </w:r>
      </w:hyperlink>
    </w:p>
    <w:p w:rsidR="000A0953" w:rsidRDefault="00475907">
      <w:pPr>
        <w:pStyle w:val="30"/>
        <w:tabs>
          <w:tab w:val="left" w:pos="1200"/>
          <w:tab w:val="right" w:leader="dot" w:pos="8296"/>
        </w:tabs>
        <w:rPr>
          <w:rFonts w:eastAsiaTheme="minorEastAsia" w:cstheme="minorBidi"/>
          <w:i w:val="0"/>
          <w:iCs w:val="0"/>
          <w:noProof/>
          <w:kern w:val="2"/>
          <w:sz w:val="21"/>
          <w:szCs w:val="22"/>
        </w:rPr>
      </w:pPr>
      <w:hyperlink w:anchor="_Toc395797763" w:history="1">
        <w:r w:rsidR="000A0953" w:rsidRPr="00F24F28">
          <w:rPr>
            <w:rStyle w:val="af0"/>
            <w:rFonts w:asciiTheme="minorEastAsia" w:hAnsiTheme="minorEastAsia"/>
            <w:noProof/>
          </w:rPr>
          <w:t>5.2.2</w:t>
        </w:r>
        <w:r w:rsidR="000A0953">
          <w:rPr>
            <w:rFonts w:eastAsiaTheme="minorEastAsia" w:cstheme="minorBidi"/>
            <w:i w:val="0"/>
            <w:iCs w:val="0"/>
            <w:noProof/>
            <w:kern w:val="2"/>
            <w:sz w:val="21"/>
            <w:szCs w:val="22"/>
          </w:rPr>
          <w:tab/>
        </w:r>
        <w:r w:rsidR="000A0953" w:rsidRPr="00F24F28">
          <w:rPr>
            <w:rStyle w:val="af0"/>
            <w:rFonts w:asciiTheme="minorEastAsia" w:hAnsiTheme="minorEastAsia" w:cs="宋体" w:hint="eastAsia"/>
            <w:noProof/>
          </w:rPr>
          <w:t>添加流表</w:t>
        </w:r>
        <w:r w:rsidR="000A0953">
          <w:rPr>
            <w:noProof/>
            <w:webHidden/>
          </w:rPr>
          <w:tab/>
        </w:r>
        <w:r>
          <w:rPr>
            <w:noProof/>
            <w:webHidden/>
          </w:rPr>
          <w:fldChar w:fldCharType="begin"/>
        </w:r>
        <w:r w:rsidR="000A0953">
          <w:rPr>
            <w:noProof/>
            <w:webHidden/>
          </w:rPr>
          <w:instrText xml:space="preserve"> PAGEREF _Toc395797763 \h </w:instrText>
        </w:r>
        <w:r>
          <w:rPr>
            <w:noProof/>
            <w:webHidden/>
          </w:rPr>
        </w:r>
        <w:r>
          <w:rPr>
            <w:noProof/>
            <w:webHidden/>
          </w:rPr>
          <w:fldChar w:fldCharType="separate"/>
        </w:r>
        <w:r w:rsidR="000A0953">
          <w:rPr>
            <w:noProof/>
            <w:webHidden/>
          </w:rPr>
          <w:t>13</w:t>
        </w:r>
        <w:r>
          <w:rPr>
            <w:noProof/>
            <w:webHidden/>
          </w:rPr>
          <w:fldChar w:fldCharType="end"/>
        </w:r>
      </w:hyperlink>
    </w:p>
    <w:p w:rsidR="000A0953" w:rsidRDefault="00475907">
      <w:pPr>
        <w:pStyle w:val="30"/>
        <w:tabs>
          <w:tab w:val="left" w:pos="1200"/>
          <w:tab w:val="right" w:leader="dot" w:pos="8296"/>
        </w:tabs>
        <w:rPr>
          <w:rFonts w:eastAsiaTheme="minorEastAsia" w:cstheme="minorBidi"/>
          <w:i w:val="0"/>
          <w:iCs w:val="0"/>
          <w:noProof/>
          <w:kern w:val="2"/>
          <w:sz w:val="21"/>
          <w:szCs w:val="22"/>
        </w:rPr>
      </w:pPr>
      <w:hyperlink w:anchor="_Toc395797764" w:history="1">
        <w:r w:rsidR="000A0953" w:rsidRPr="00F24F28">
          <w:rPr>
            <w:rStyle w:val="af0"/>
            <w:rFonts w:asciiTheme="minorEastAsia" w:hAnsiTheme="minorEastAsia"/>
            <w:noProof/>
          </w:rPr>
          <w:t>5.2.3</w:t>
        </w:r>
        <w:r w:rsidR="000A0953">
          <w:rPr>
            <w:rFonts w:eastAsiaTheme="minorEastAsia" w:cstheme="minorBidi"/>
            <w:i w:val="0"/>
            <w:iCs w:val="0"/>
            <w:noProof/>
            <w:kern w:val="2"/>
            <w:sz w:val="21"/>
            <w:szCs w:val="22"/>
          </w:rPr>
          <w:tab/>
        </w:r>
        <w:r w:rsidR="000A0953" w:rsidRPr="00F24F28">
          <w:rPr>
            <w:rStyle w:val="af0"/>
            <w:rFonts w:asciiTheme="minorEastAsia" w:hAnsiTheme="minorEastAsia" w:cs="宋体" w:hint="eastAsia"/>
            <w:noProof/>
          </w:rPr>
          <w:t>删除流表</w:t>
        </w:r>
        <w:r w:rsidR="000A0953">
          <w:rPr>
            <w:noProof/>
            <w:webHidden/>
          </w:rPr>
          <w:tab/>
        </w:r>
        <w:r>
          <w:rPr>
            <w:noProof/>
            <w:webHidden/>
          </w:rPr>
          <w:fldChar w:fldCharType="begin"/>
        </w:r>
        <w:r w:rsidR="000A0953">
          <w:rPr>
            <w:noProof/>
            <w:webHidden/>
          </w:rPr>
          <w:instrText xml:space="preserve"> PAGEREF _Toc395797764 \h </w:instrText>
        </w:r>
        <w:r>
          <w:rPr>
            <w:noProof/>
            <w:webHidden/>
          </w:rPr>
        </w:r>
        <w:r>
          <w:rPr>
            <w:noProof/>
            <w:webHidden/>
          </w:rPr>
          <w:fldChar w:fldCharType="separate"/>
        </w:r>
        <w:r w:rsidR="000A0953">
          <w:rPr>
            <w:noProof/>
            <w:webHidden/>
          </w:rPr>
          <w:t>14</w:t>
        </w:r>
        <w:r>
          <w:rPr>
            <w:noProof/>
            <w:webHidden/>
          </w:rPr>
          <w:fldChar w:fldCharType="end"/>
        </w:r>
      </w:hyperlink>
    </w:p>
    <w:p w:rsidR="000A0953" w:rsidRDefault="00475907">
      <w:pPr>
        <w:pStyle w:val="30"/>
        <w:tabs>
          <w:tab w:val="left" w:pos="1200"/>
          <w:tab w:val="right" w:leader="dot" w:pos="8296"/>
        </w:tabs>
        <w:rPr>
          <w:rFonts w:eastAsiaTheme="minorEastAsia" w:cstheme="minorBidi"/>
          <w:i w:val="0"/>
          <w:iCs w:val="0"/>
          <w:noProof/>
          <w:kern w:val="2"/>
          <w:sz w:val="21"/>
          <w:szCs w:val="22"/>
        </w:rPr>
      </w:pPr>
      <w:hyperlink w:anchor="_Toc395797765" w:history="1">
        <w:r w:rsidR="000A0953" w:rsidRPr="00F24F28">
          <w:rPr>
            <w:rStyle w:val="af0"/>
            <w:rFonts w:asciiTheme="minorEastAsia" w:hAnsiTheme="minorEastAsia"/>
            <w:noProof/>
          </w:rPr>
          <w:t>5.2.4</w:t>
        </w:r>
        <w:r w:rsidR="000A0953">
          <w:rPr>
            <w:rFonts w:eastAsiaTheme="minorEastAsia" w:cstheme="minorBidi"/>
            <w:i w:val="0"/>
            <w:iCs w:val="0"/>
            <w:noProof/>
            <w:kern w:val="2"/>
            <w:sz w:val="21"/>
            <w:szCs w:val="22"/>
          </w:rPr>
          <w:tab/>
        </w:r>
        <w:r w:rsidR="000A0953" w:rsidRPr="00F24F28">
          <w:rPr>
            <w:rStyle w:val="af0"/>
            <w:rFonts w:asciiTheme="minorEastAsia" w:hAnsiTheme="minorEastAsia" w:cs="宋体" w:hint="eastAsia"/>
            <w:noProof/>
          </w:rPr>
          <w:t>更新流表</w:t>
        </w:r>
        <w:r w:rsidR="000A0953">
          <w:rPr>
            <w:noProof/>
            <w:webHidden/>
          </w:rPr>
          <w:tab/>
        </w:r>
        <w:r>
          <w:rPr>
            <w:noProof/>
            <w:webHidden/>
          </w:rPr>
          <w:fldChar w:fldCharType="begin"/>
        </w:r>
        <w:r w:rsidR="000A0953">
          <w:rPr>
            <w:noProof/>
            <w:webHidden/>
          </w:rPr>
          <w:instrText xml:space="preserve"> PAGEREF _Toc395797765 \h </w:instrText>
        </w:r>
        <w:r>
          <w:rPr>
            <w:noProof/>
            <w:webHidden/>
          </w:rPr>
        </w:r>
        <w:r>
          <w:rPr>
            <w:noProof/>
            <w:webHidden/>
          </w:rPr>
          <w:fldChar w:fldCharType="separate"/>
        </w:r>
        <w:r w:rsidR="000A0953">
          <w:rPr>
            <w:noProof/>
            <w:webHidden/>
          </w:rPr>
          <w:t>14</w:t>
        </w:r>
        <w:r>
          <w:rPr>
            <w:noProof/>
            <w:webHidden/>
          </w:rPr>
          <w:fldChar w:fldCharType="end"/>
        </w:r>
      </w:hyperlink>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766" w:history="1">
        <w:r w:rsidR="000A0953" w:rsidRPr="00F24F28">
          <w:rPr>
            <w:rStyle w:val="af0"/>
            <w:rFonts w:asciiTheme="minorEastAsia" w:hAnsiTheme="minorEastAsia"/>
            <w:noProof/>
          </w:rPr>
          <w:t>5.3</w:t>
        </w:r>
        <w:r w:rsidR="000A0953">
          <w:rPr>
            <w:rFonts w:eastAsiaTheme="minorEastAsia" w:cstheme="minorBidi"/>
            <w:smallCaps w:val="0"/>
            <w:noProof/>
            <w:kern w:val="2"/>
            <w:sz w:val="21"/>
            <w:szCs w:val="22"/>
          </w:rPr>
          <w:tab/>
        </w:r>
        <w:r w:rsidR="000A0953" w:rsidRPr="00F24F28">
          <w:rPr>
            <w:rStyle w:val="af0"/>
            <w:rFonts w:asciiTheme="minorEastAsia" w:hAnsiTheme="minorEastAsia" w:cs="宋体" w:hint="eastAsia"/>
            <w:noProof/>
          </w:rPr>
          <w:t>寻找有效</w:t>
        </w:r>
        <w:r w:rsidR="000A0953" w:rsidRPr="00F24F28">
          <w:rPr>
            <w:rStyle w:val="af0"/>
            <w:rFonts w:asciiTheme="minorEastAsia" w:hAnsiTheme="minorEastAsia"/>
            <w:noProof/>
          </w:rPr>
          <w:t>DENY</w:t>
        </w:r>
        <w:r w:rsidR="000A0953" w:rsidRPr="00F24F28">
          <w:rPr>
            <w:rStyle w:val="af0"/>
            <w:rFonts w:asciiTheme="minorEastAsia" w:hAnsiTheme="minorEastAsia" w:cs="宋体" w:hint="eastAsia"/>
            <w:noProof/>
          </w:rPr>
          <w:t>规则</w:t>
        </w:r>
        <w:r w:rsidR="000A0953">
          <w:rPr>
            <w:noProof/>
            <w:webHidden/>
          </w:rPr>
          <w:tab/>
        </w:r>
        <w:r>
          <w:rPr>
            <w:noProof/>
            <w:webHidden/>
          </w:rPr>
          <w:fldChar w:fldCharType="begin"/>
        </w:r>
        <w:r w:rsidR="000A0953">
          <w:rPr>
            <w:noProof/>
            <w:webHidden/>
          </w:rPr>
          <w:instrText xml:space="preserve"> PAGEREF _Toc395797766 \h </w:instrText>
        </w:r>
        <w:r>
          <w:rPr>
            <w:noProof/>
            <w:webHidden/>
          </w:rPr>
        </w:r>
        <w:r>
          <w:rPr>
            <w:noProof/>
            <w:webHidden/>
          </w:rPr>
          <w:fldChar w:fldCharType="separate"/>
        </w:r>
        <w:r w:rsidR="000A0953">
          <w:rPr>
            <w:noProof/>
            <w:webHidden/>
          </w:rPr>
          <w:t>15</w:t>
        </w:r>
        <w:r>
          <w:rPr>
            <w:noProof/>
            <w:webHidden/>
          </w:rPr>
          <w:fldChar w:fldCharType="end"/>
        </w:r>
      </w:hyperlink>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767" w:history="1">
        <w:r w:rsidR="000A0953" w:rsidRPr="00F24F28">
          <w:rPr>
            <w:rStyle w:val="af0"/>
            <w:rFonts w:asciiTheme="minorEastAsia" w:hAnsiTheme="minorEastAsia"/>
            <w:noProof/>
          </w:rPr>
          <w:t>5.4</w:t>
        </w:r>
        <w:r w:rsidR="000A0953">
          <w:rPr>
            <w:rFonts w:eastAsiaTheme="minorEastAsia" w:cstheme="minorBidi"/>
            <w:smallCaps w:val="0"/>
            <w:noProof/>
            <w:kern w:val="2"/>
            <w:sz w:val="21"/>
            <w:szCs w:val="22"/>
          </w:rPr>
          <w:tab/>
        </w:r>
        <w:r w:rsidR="000A0953" w:rsidRPr="00F24F28">
          <w:rPr>
            <w:rStyle w:val="af0"/>
            <w:rFonts w:asciiTheme="minorEastAsia" w:hAnsiTheme="minorEastAsia" w:cs="宋体" w:hint="eastAsia"/>
            <w:noProof/>
          </w:rPr>
          <w:t>寻找</w:t>
        </w:r>
        <w:r w:rsidR="000A0953" w:rsidRPr="00F24F28">
          <w:rPr>
            <w:rStyle w:val="af0"/>
            <w:rFonts w:asciiTheme="minorEastAsia" w:hAnsiTheme="minorEastAsia"/>
            <w:noProof/>
          </w:rPr>
          <w:t>FlowPath</w:t>
        </w:r>
        <w:r w:rsidR="000A0953">
          <w:rPr>
            <w:noProof/>
            <w:webHidden/>
          </w:rPr>
          <w:tab/>
        </w:r>
        <w:r>
          <w:rPr>
            <w:noProof/>
            <w:webHidden/>
          </w:rPr>
          <w:fldChar w:fldCharType="begin"/>
        </w:r>
        <w:r w:rsidR="000A0953">
          <w:rPr>
            <w:noProof/>
            <w:webHidden/>
          </w:rPr>
          <w:instrText xml:space="preserve"> PAGEREF _Toc395797767 \h </w:instrText>
        </w:r>
        <w:r>
          <w:rPr>
            <w:noProof/>
            <w:webHidden/>
          </w:rPr>
        </w:r>
        <w:r>
          <w:rPr>
            <w:noProof/>
            <w:webHidden/>
          </w:rPr>
          <w:fldChar w:fldCharType="separate"/>
        </w:r>
        <w:r w:rsidR="000A0953">
          <w:rPr>
            <w:noProof/>
            <w:webHidden/>
          </w:rPr>
          <w:t>15</w:t>
        </w:r>
        <w:r>
          <w:rPr>
            <w:noProof/>
            <w:webHidden/>
          </w:rPr>
          <w:fldChar w:fldCharType="end"/>
        </w:r>
      </w:hyperlink>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768" w:history="1">
        <w:r w:rsidR="000A0953" w:rsidRPr="00F24F28">
          <w:rPr>
            <w:rStyle w:val="af0"/>
            <w:rFonts w:asciiTheme="minorEastAsia" w:hAnsiTheme="minorEastAsia"/>
            <w:noProof/>
          </w:rPr>
          <w:t>5.5</w:t>
        </w:r>
        <w:r w:rsidR="000A0953">
          <w:rPr>
            <w:rFonts w:eastAsiaTheme="minorEastAsia" w:cstheme="minorBidi"/>
            <w:smallCaps w:val="0"/>
            <w:noProof/>
            <w:kern w:val="2"/>
            <w:sz w:val="21"/>
            <w:szCs w:val="22"/>
          </w:rPr>
          <w:tab/>
        </w:r>
        <w:r w:rsidR="000A0953" w:rsidRPr="00F24F28">
          <w:rPr>
            <w:rStyle w:val="af0"/>
            <w:rFonts w:asciiTheme="minorEastAsia" w:hAnsiTheme="minorEastAsia" w:cs="宋体" w:hint="eastAsia"/>
            <w:noProof/>
          </w:rPr>
          <w:t>冲突检测</w:t>
        </w:r>
        <w:r w:rsidR="000A0953">
          <w:rPr>
            <w:noProof/>
            <w:webHidden/>
          </w:rPr>
          <w:tab/>
        </w:r>
        <w:r>
          <w:rPr>
            <w:noProof/>
            <w:webHidden/>
          </w:rPr>
          <w:fldChar w:fldCharType="begin"/>
        </w:r>
        <w:r w:rsidR="000A0953">
          <w:rPr>
            <w:noProof/>
            <w:webHidden/>
          </w:rPr>
          <w:instrText xml:space="preserve"> PAGEREF _Toc395797768 \h </w:instrText>
        </w:r>
        <w:r>
          <w:rPr>
            <w:noProof/>
            <w:webHidden/>
          </w:rPr>
        </w:r>
        <w:r>
          <w:rPr>
            <w:noProof/>
            <w:webHidden/>
          </w:rPr>
          <w:fldChar w:fldCharType="separate"/>
        </w:r>
        <w:r w:rsidR="000A0953">
          <w:rPr>
            <w:noProof/>
            <w:webHidden/>
          </w:rPr>
          <w:t>16</w:t>
        </w:r>
        <w:r>
          <w:rPr>
            <w:noProof/>
            <w:webHidden/>
          </w:rPr>
          <w:fldChar w:fldCharType="end"/>
        </w:r>
      </w:hyperlink>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769" w:history="1">
        <w:r w:rsidR="000A0953" w:rsidRPr="00F24F28">
          <w:rPr>
            <w:rStyle w:val="af0"/>
            <w:rFonts w:asciiTheme="minorEastAsia" w:hAnsiTheme="minorEastAsia"/>
            <w:noProof/>
          </w:rPr>
          <w:t>5.6</w:t>
        </w:r>
        <w:r w:rsidR="000A0953">
          <w:rPr>
            <w:rFonts w:eastAsiaTheme="minorEastAsia" w:cstheme="minorBidi"/>
            <w:smallCaps w:val="0"/>
            <w:noProof/>
            <w:kern w:val="2"/>
            <w:sz w:val="21"/>
            <w:szCs w:val="22"/>
          </w:rPr>
          <w:tab/>
        </w:r>
        <w:r w:rsidR="000A0953" w:rsidRPr="00F24F28">
          <w:rPr>
            <w:rStyle w:val="af0"/>
            <w:rFonts w:asciiTheme="minorEastAsia" w:hAnsiTheme="minorEastAsia" w:cs="宋体" w:hint="eastAsia"/>
            <w:noProof/>
          </w:rPr>
          <w:t>冲突解决</w:t>
        </w:r>
        <w:r w:rsidR="000A0953">
          <w:rPr>
            <w:noProof/>
            <w:webHidden/>
          </w:rPr>
          <w:tab/>
        </w:r>
        <w:r>
          <w:rPr>
            <w:noProof/>
            <w:webHidden/>
          </w:rPr>
          <w:fldChar w:fldCharType="begin"/>
        </w:r>
        <w:r w:rsidR="000A0953">
          <w:rPr>
            <w:noProof/>
            <w:webHidden/>
          </w:rPr>
          <w:instrText xml:space="preserve"> PAGEREF _Toc395797769 \h </w:instrText>
        </w:r>
        <w:r>
          <w:rPr>
            <w:noProof/>
            <w:webHidden/>
          </w:rPr>
        </w:r>
        <w:r>
          <w:rPr>
            <w:noProof/>
            <w:webHidden/>
          </w:rPr>
          <w:fldChar w:fldCharType="separate"/>
        </w:r>
        <w:r w:rsidR="000A0953">
          <w:rPr>
            <w:noProof/>
            <w:webHidden/>
          </w:rPr>
          <w:t>17</w:t>
        </w:r>
        <w:r>
          <w:rPr>
            <w:noProof/>
            <w:webHidden/>
          </w:rPr>
          <w:fldChar w:fldCharType="end"/>
        </w:r>
      </w:hyperlink>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770" w:history="1">
        <w:r w:rsidR="000A0953" w:rsidRPr="00F24F28">
          <w:rPr>
            <w:rStyle w:val="af0"/>
            <w:rFonts w:asciiTheme="minorEastAsia" w:hAnsiTheme="minorEastAsia"/>
            <w:noProof/>
          </w:rPr>
          <w:t>5.7</w:t>
        </w:r>
        <w:r w:rsidR="000A0953">
          <w:rPr>
            <w:rFonts w:eastAsiaTheme="minorEastAsia" w:cstheme="minorBidi"/>
            <w:smallCaps w:val="0"/>
            <w:noProof/>
            <w:kern w:val="2"/>
            <w:sz w:val="21"/>
            <w:szCs w:val="22"/>
          </w:rPr>
          <w:tab/>
        </w:r>
        <w:r w:rsidR="000A0953" w:rsidRPr="00F24F28">
          <w:rPr>
            <w:rStyle w:val="af0"/>
            <w:rFonts w:asciiTheme="minorEastAsia" w:hAnsiTheme="minorEastAsia" w:cs="宋体" w:hint="eastAsia"/>
            <w:noProof/>
          </w:rPr>
          <w:t>全局流路径</w:t>
        </w:r>
        <w:r w:rsidR="000A0953">
          <w:rPr>
            <w:noProof/>
            <w:webHidden/>
          </w:rPr>
          <w:tab/>
        </w:r>
        <w:r>
          <w:rPr>
            <w:noProof/>
            <w:webHidden/>
          </w:rPr>
          <w:fldChar w:fldCharType="begin"/>
        </w:r>
        <w:r w:rsidR="000A0953">
          <w:rPr>
            <w:noProof/>
            <w:webHidden/>
          </w:rPr>
          <w:instrText xml:space="preserve"> PAGEREF _Toc395797770 \h </w:instrText>
        </w:r>
        <w:r>
          <w:rPr>
            <w:noProof/>
            <w:webHidden/>
          </w:rPr>
        </w:r>
        <w:r>
          <w:rPr>
            <w:noProof/>
            <w:webHidden/>
          </w:rPr>
          <w:fldChar w:fldCharType="separate"/>
        </w:r>
        <w:r w:rsidR="000A0953">
          <w:rPr>
            <w:noProof/>
            <w:webHidden/>
          </w:rPr>
          <w:t>18</w:t>
        </w:r>
        <w:r>
          <w:rPr>
            <w:noProof/>
            <w:webHidden/>
          </w:rPr>
          <w:fldChar w:fldCharType="end"/>
        </w:r>
      </w:hyperlink>
    </w:p>
    <w:p w:rsidR="000A0953" w:rsidRDefault="00475907">
      <w:pPr>
        <w:pStyle w:val="10"/>
        <w:tabs>
          <w:tab w:val="left" w:pos="600"/>
          <w:tab w:val="right" w:leader="dot" w:pos="8296"/>
        </w:tabs>
        <w:rPr>
          <w:rFonts w:eastAsiaTheme="minorEastAsia" w:cstheme="minorBidi"/>
          <w:b w:val="0"/>
          <w:bCs w:val="0"/>
          <w:caps w:val="0"/>
          <w:noProof/>
          <w:kern w:val="2"/>
          <w:sz w:val="21"/>
          <w:szCs w:val="22"/>
        </w:rPr>
      </w:pPr>
      <w:hyperlink w:anchor="_Toc395797771" w:history="1">
        <w:r w:rsidR="000A0953" w:rsidRPr="00F24F28">
          <w:rPr>
            <w:rStyle w:val="af0"/>
            <w:rFonts w:ascii="华文黑体" w:eastAsia="华文黑体"/>
            <w:noProof/>
          </w:rPr>
          <w:t>6.</w:t>
        </w:r>
        <w:r w:rsidR="000A0953">
          <w:rPr>
            <w:rFonts w:eastAsiaTheme="minorEastAsia" w:cstheme="minorBidi"/>
            <w:b w:val="0"/>
            <w:bCs w:val="0"/>
            <w:caps w:val="0"/>
            <w:noProof/>
            <w:kern w:val="2"/>
            <w:sz w:val="21"/>
            <w:szCs w:val="22"/>
          </w:rPr>
          <w:tab/>
        </w:r>
        <w:r w:rsidR="000A0953" w:rsidRPr="00F24F28">
          <w:rPr>
            <w:rStyle w:val="af0"/>
            <w:rFonts w:ascii="华文黑体" w:eastAsia="华文黑体" w:hint="eastAsia"/>
            <w:noProof/>
          </w:rPr>
          <w:t>测试结果</w:t>
        </w:r>
        <w:r w:rsidR="000A0953">
          <w:rPr>
            <w:noProof/>
            <w:webHidden/>
          </w:rPr>
          <w:tab/>
        </w:r>
        <w:r>
          <w:rPr>
            <w:noProof/>
            <w:webHidden/>
          </w:rPr>
          <w:fldChar w:fldCharType="begin"/>
        </w:r>
        <w:r w:rsidR="000A0953">
          <w:rPr>
            <w:noProof/>
            <w:webHidden/>
          </w:rPr>
          <w:instrText xml:space="preserve"> PAGEREF _Toc395797771 \h </w:instrText>
        </w:r>
        <w:r>
          <w:rPr>
            <w:noProof/>
            <w:webHidden/>
          </w:rPr>
        </w:r>
        <w:r>
          <w:rPr>
            <w:noProof/>
            <w:webHidden/>
          </w:rPr>
          <w:fldChar w:fldCharType="separate"/>
        </w:r>
        <w:r w:rsidR="000A0953">
          <w:rPr>
            <w:noProof/>
            <w:webHidden/>
          </w:rPr>
          <w:t>19</w:t>
        </w:r>
        <w:r>
          <w:rPr>
            <w:noProof/>
            <w:webHidden/>
          </w:rPr>
          <w:fldChar w:fldCharType="end"/>
        </w:r>
      </w:hyperlink>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772" w:history="1">
        <w:r w:rsidR="000A0953" w:rsidRPr="00F24F28">
          <w:rPr>
            <w:rStyle w:val="af0"/>
            <w:rFonts w:ascii="华文黑体" w:eastAsia="华文黑体"/>
            <w:noProof/>
          </w:rPr>
          <w:t>6.1</w:t>
        </w:r>
        <w:r w:rsidR="000A0953">
          <w:rPr>
            <w:rFonts w:eastAsiaTheme="minorEastAsia" w:cstheme="minorBidi"/>
            <w:smallCaps w:val="0"/>
            <w:noProof/>
            <w:kern w:val="2"/>
            <w:sz w:val="21"/>
            <w:szCs w:val="22"/>
          </w:rPr>
          <w:tab/>
        </w:r>
        <w:r w:rsidR="000A0953" w:rsidRPr="00F24F28">
          <w:rPr>
            <w:rStyle w:val="af0"/>
            <w:rFonts w:ascii="华文黑体" w:eastAsia="华文黑体" w:hint="eastAsia"/>
            <w:noProof/>
          </w:rPr>
          <w:t>防火墙规则管理</w:t>
        </w:r>
        <w:r w:rsidR="000A0953">
          <w:rPr>
            <w:noProof/>
            <w:webHidden/>
          </w:rPr>
          <w:tab/>
        </w:r>
        <w:r>
          <w:rPr>
            <w:noProof/>
            <w:webHidden/>
          </w:rPr>
          <w:fldChar w:fldCharType="begin"/>
        </w:r>
        <w:r w:rsidR="000A0953">
          <w:rPr>
            <w:noProof/>
            <w:webHidden/>
          </w:rPr>
          <w:instrText xml:space="preserve"> PAGEREF _Toc395797772 \h </w:instrText>
        </w:r>
        <w:r>
          <w:rPr>
            <w:noProof/>
            <w:webHidden/>
          </w:rPr>
        </w:r>
        <w:r>
          <w:rPr>
            <w:noProof/>
            <w:webHidden/>
          </w:rPr>
          <w:fldChar w:fldCharType="separate"/>
        </w:r>
        <w:r w:rsidR="000A0953">
          <w:rPr>
            <w:noProof/>
            <w:webHidden/>
          </w:rPr>
          <w:t>19</w:t>
        </w:r>
        <w:r>
          <w:rPr>
            <w:noProof/>
            <w:webHidden/>
          </w:rPr>
          <w:fldChar w:fldCharType="end"/>
        </w:r>
      </w:hyperlink>
    </w:p>
    <w:p w:rsidR="000A0953" w:rsidRDefault="00475907">
      <w:pPr>
        <w:pStyle w:val="30"/>
        <w:tabs>
          <w:tab w:val="left" w:pos="1200"/>
          <w:tab w:val="right" w:leader="dot" w:pos="8296"/>
        </w:tabs>
        <w:rPr>
          <w:rFonts w:eastAsiaTheme="minorEastAsia" w:cstheme="minorBidi"/>
          <w:i w:val="0"/>
          <w:iCs w:val="0"/>
          <w:noProof/>
          <w:kern w:val="2"/>
          <w:sz w:val="21"/>
          <w:szCs w:val="22"/>
        </w:rPr>
      </w:pPr>
      <w:hyperlink w:anchor="_Toc395797773" w:history="1">
        <w:r w:rsidR="000A0953" w:rsidRPr="00F24F28">
          <w:rPr>
            <w:rStyle w:val="af0"/>
            <w:rFonts w:ascii="华文黑体" w:eastAsia="华文黑体"/>
            <w:noProof/>
          </w:rPr>
          <w:t>6.1.1</w:t>
        </w:r>
        <w:r w:rsidR="000A0953">
          <w:rPr>
            <w:rFonts w:eastAsiaTheme="minorEastAsia" w:cstheme="minorBidi"/>
            <w:i w:val="0"/>
            <w:iCs w:val="0"/>
            <w:noProof/>
            <w:kern w:val="2"/>
            <w:sz w:val="21"/>
            <w:szCs w:val="22"/>
          </w:rPr>
          <w:tab/>
        </w:r>
        <w:r w:rsidR="000A0953" w:rsidRPr="00F24F28">
          <w:rPr>
            <w:rStyle w:val="af0"/>
            <w:rFonts w:ascii="华文黑体" w:eastAsia="华文黑体" w:hint="eastAsia"/>
            <w:noProof/>
          </w:rPr>
          <w:t>显示防火墙规则</w:t>
        </w:r>
        <w:r w:rsidR="000A0953">
          <w:rPr>
            <w:noProof/>
            <w:webHidden/>
          </w:rPr>
          <w:tab/>
        </w:r>
        <w:r>
          <w:rPr>
            <w:noProof/>
            <w:webHidden/>
          </w:rPr>
          <w:fldChar w:fldCharType="begin"/>
        </w:r>
        <w:r w:rsidR="000A0953">
          <w:rPr>
            <w:noProof/>
            <w:webHidden/>
          </w:rPr>
          <w:instrText xml:space="preserve"> PAGEREF _Toc395797773 \h </w:instrText>
        </w:r>
        <w:r>
          <w:rPr>
            <w:noProof/>
            <w:webHidden/>
          </w:rPr>
        </w:r>
        <w:r>
          <w:rPr>
            <w:noProof/>
            <w:webHidden/>
          </w:rPr>
          <w:fldChar w:fldCharType="separate"/>
        </w:r>
        <w:r w:rsidR="000A0953">
          <w:rPr>
            <w:noProof/>
            <w:webHidden/>
          </w:rPr>
          <w:t>19</w:t>
        </w:r>
        <w:r>
          <w:rPr>
            <w:noProof/>
            <w:webHidden/>
          </w:rPr>
          <w:fldChar w:fldCharType="end"/>
        </w:r>
      </w:hyperlink>
    </w:p>
    <w:p w:rsidR="000A0953" w:rsidRDefault="00475907">
      <w:pPr>
        <w:pStyle w:val="30"/>
        <w:tabs>
          <w:tab w:val="left" w:pos="1200"/>
          <w:tab w:val="right" w:leader="dot" w:pos="8296"/>
        </w:tabs>
        <w:rPr>
          <w:rFonts w:eastAsiaTheme="minorEastAsia" w:cstheme="minorBidi"/>
          <w:i w:val="0"/>
          <w:iCs w:val="0"/>
          <w:noProof/>
          <w:kern w:val="2"/>
          <w:sz w:val="21"/>
          <w:szCs w:val="22"/>
        </w:rPr>
      </w:pPr>
      <w:hyperlink w:anchor="_Toc395797774" w:history="1">
        <w:r w:rsidR="000A0953" w:rsidRPr="00F24F28">
          <w:rPr>
            <w:rStyle w:val="af0"/>
            <w:rFonts w:ascii="华文黑体" w:eastAsia="华文黑体"/>
            <w:noProof/>
          </w:rPr>
          <w:t>6.1.2</w:t>
        </w:r>
        <w:r w:rsidR="000A0953">
          <w:rPr>
            <w:rFonts w:eastAsiaTheme="minorEastAsia" w:cstheme="minorBidi"/>
            <w:i w:val="0"/>
            <w:iCs w:val="0"/>
            <w:noProof/>
            <w:kern w:val="2"/>
            <w:sz w:val="21"/>
            <w:szCs w:val="22"/>
          </w:rPr>
          <w:tab/>
        </w:r>
        <w:r w:rsidR="000A0953" w:rsidRPr="00F24F28">
          <w:rPr>
            <w:rStyle w:val="af0"/>
            <w:rFonts w:ascii="华文黑体" w:eastAsia="华文黑体" w:hAnsi="宋体" w:cs="宋体" w:hint="eastAsia"/>
            <w:noProof/>
          </w:rPr>
          <w:t>添加防火墙规则</w:t>
        </w:r>
        <w:r w:rsidR="000A0953">
          <w:rPr>
            <w:noProof/>
            <w:webHidden/>
          </w:rPr>
          <w:tab/>
        </w:r>
        <w:r>
          <w:rPr>
            <w:noProof/>
            <w:webHidden/>
          </w:rPr>
          <w:fldChar w:fldCharType="begin"/>
        </w:r>
        <w:r w:rsidR="000A0953">
          <w:rPr>
            <w:noProof/>
            <w:webHidden/>
          </w:rPr>
          <w:instrText xml:space="preserve"> PAGEREF _Toc395797774 \h </w:instrText>
        </w:r>
        <w:r>
          <w:rPr>
            <w:noProof/>
            <w:webHidden/>
          </w:rPr>
        </w:r>
        <w:r>
          <w:rPr>
            <w:noProof/>
            <w:webHidden/>
          </w:rPr>
          <w:fldChar w:fldCharType="separate"/>
        </w:r>
        <w:r w:rsidR="000A0953">
          <w:rPr>
            <w:noProof/>
            <w:webHidden/>
          </w:rPr>
          <w:t>19</w:t>
        </w:r>
        <w:r>
          <w:rPr>
            <w:noProof/>
            <w:webHidden/>
          </w:rPr>
          <w:fldChar w:fldCharType="end"/>
        </w:r>
      </w:hyperlink>
    </w:p>
    <w:p w:rsidR="000A0953" w:rsidRDefault="00475907">
      <w:pPr>
        <w:pStyle w:val="30"/>
        <w:tabs>
          <w:tab w:val="left" w:pos="1200"/>
          <w:tab w:val="right" w:leader="dot" w:pos="8296"/>
        </w:tabs>
        <w:rPr>
          <w:rFonts w:eastAsiaTheme="minorEastAsia" w:cstheme="minorBidi"/>
          <w:i w:val="0"/>
          <w:iCs w:val="0"/>
          <w:noProof/>
          <w:kern w:val="2"/>
          <w:sz w:val="21"/>
          <w:szCs w:val="22"/>
        </w:rPr>
      </w:pPr>
      <w:hyperlink w:anchor="_Toc395797775" w:history="1">
        <w:r w:rsidR="000A0953" w:rsidRPr="00F24F28">
          <w:rPr>
            <w:rStyle w:val="af0"/>
            <w:rFonts w:ascii="华文黑体" w:eastAsia="华文黑体"/>
            <w:noProof/>
          </w:rPr>
          <w:t>6.1.3</w:t>
        </w:r>
        <w:r w:rsidR="000A0953">
          <w:rPr>
            <w:rFonts w:eastAsiaTheme="minorEastAsia" w:cstheme="minorBidi"/>
            <w:i w:val="0"/>
            <w:iCs w:val="0"/>
            <w:noProof/>
            <w:kern w:val="2"/>
            <w:sz w:val="21"/>
            <w:szCs w:val="22"/>
          </w:rPr>
          <w:tab/>
        </w:r>
        <w:r w:rsidR="000A0953" w:rsidRPr="00F24F28">
          <w:rPr>
            <w:rStyle w:val="af0"/>
            <w:rFonts w:ascii="华文黑体" w:eastAsia="华文黑体" w:hAnsi="宋体" w:cs="宋体" w:hint="eastAsia"/>
            <w:noProof/>
          </w:rPr>
          <w:t>删除防火墙规则</w:t>
        </w:r>
        <w:r w:rsidR="000A0953">
          <w:rPr>
            <w:noProof/>
            <w:webHidden/>
          </w:rPr>
          <w:tab/>
        </w:r>
        <w:r>
          <w:rPr>
            <w:noProof/>
            <w:webHidden/>
          </w:rPr>
          <w:fldChar w:fldCharType="begin"/>
        </w:r>
        <w:r w:rsidR="000A0953">
          <w:rPr>
            <w:noProof/>
            <w:webHidden/>
          </w:rPr>
          <w:instrText xml:space="preserve"> PAGEREF _Toc395797775 \h </w:instrText>
        </w:r>
        <w:r>
          <w:rPr>
            <w:noProof/>
            <w:webHidden/>
          </w:rPr>
        </w:r>
        <w:r>
          <w:rPr>
            <w:noProof/>
            <w:webHidden/>
          </w:rPr>
          <w:fldChar w:fldCharType="separate"/>
        </w:r>
        <w:r w:rsidR="000A0953">
          <w:rPr>
            <w:noProof/>
            <w:webHidden/>
          </w:rPr>
          <w:t>20</w:t>
        </w:r>
        <w:r>
          <w:rPr>
            <w:noProof/>
            <w:webHidden/>
          </w:rPr>
          <w:fldChar w:fldCharType="end"/>
        </w:r>
      </w:hyperlink>
    </w:p>
    <w:p w:rsidR="000A0953" w:rsidRDefault="00475907">
      <w:pPr>
        <w:pStyle w:val="30"/>
        <w:tabs>
          <w:tab w:val="left" w:pos="1200"/>
          <w:tab w:val="right" w:leader="dot" w:pos="8296"/>
        </w:tabs>
        <w:rPr>
          <w:rFonts w:eastAsiaTheme="minorEastAsia" w:cstheme="minorBidi"/>
          <w:i w:val="0"/>
          <w:iCs w:val="0"/>
          <w:noProof/>
          <w:kern w:val="2"/>
          <w:sz w:val="21"/>
          <w:szCs w:val="22"/>
        </w:rPr>
      </w:pPr>
      <w:hyperlink w:anchor="_Toc395797776" w:history="1">
        <w:r w:rsidR="000A0953" w:rsidRPr="00F24F28">
          <w:rPr>
            <w:rStyle w:val="af0"/>
            <w:rFonts w:ascii="华文黑体" w:eastAsia="华文黑体"/>
            <w:noProof/>
          </w:rPr>
          <w:t>6.1.4</w:t>
        </w:r>
        <w:r w:rsidR="000A0953">
          <w:rPr>
            <w:rFonts w:eastAsiaTheme="minorEastAsia" w:cstheme="minorBidi"/>
            <w:i w:val="0"/>
            <w:iCs w:val="0"/>
            <w:noProof/>
            <w:kern w:val="2"/>
            <w:sz w:val="21"/>
            <w:szCs w:val="22"/>
          </w:rPr>
          <w:tab/>
        </w:r>
        <w:r w:rsidR="000A0953" w:rsidRPr="00F24F28">
          <w:rPr>
            <w:rStyle w:val="af0"/>
            <w:rFonts w:ascii="华文黑体" w:eastAsia="华文黑体" w:hAnsi="宋体" w:cs="宋体" w:hint="eastAsia"/>
            <w:noProof/>
          </w:rPr>
          <w:t>修改防火墙规则</w:t>
        </w:r>
        <w:r w:rsidR="000A0953">
          <w:rPr>
            <w:noProof/>
            <w:webHidden/>
          </w:rPr>
          <w:tab/>
        </w:r>
        <w:r>
          <w:rPr>
            <w:noProof/>
            <w:webHidden/>
          </w:rPr>
          <w:fldChar w:fldCharType="begin"/>
        </w:r>
        <w:r w:rsidR="000A0953">
          <w:rPr>
            <w:noProof/>
            <w:webHidden/>
          </w:rPr>
          <w:instrText xml:space="preserve"> PAGEREF _Toc395797776 \h </w:instrText>
        </w:r>
        <w:r>
          <w:rPr>
            <w:noProof/>
            <w:webHidden/>
          </w:rPr>
        </w:r>
        <w:r>
          <w:rPr>
            <w:noProof/>
            <w:webHidden/>
          </w:rPr>
          <w:fldChar w:fldCharType="separate"/>
        </w:r>
        <w:r w:rsidR="000A0953">
          <w:rPr>
            <w:noProof/>
            <w:webHidden/>
          </w:rPr>
          <w:t>22</w:t>
        </w:r>
        <w:r>
          <w:rPr>
            <w:noProof/>
            <w:webHidden/>
          </w:rPr>
          <w:fldChar w:fldCharType="end"/>
        </w:r>
      </w:hyperlink>
    </w:p>
    <w:p w:rsidR="000A0953" w:rsidRDefault="00475907">
      <w:pPr>
        <w:pStyle w:val="30"/>
        <w:tabs>
          <w:tab w:val="left" w:pos="1200"/>
          <w:tab w:val="right" w:leader="dot" w:pos="8296"/>
        </w:tabs>
        <w:rPr>
          <w:rFonts w:eastAsiaTheme="minorEastAsia" w:cstheme="minorBidi"/>
          <w:i w:val="0"/>
          <w:iCs w:val="0"/>
          <w:noProof/>
          <w:kern w:val="2"/>
          <w:sz w:val="21"/>
          <w:szCs w:val="22"/>
        </w:rPr>
      </w:pPr>
      <w:hyperlink w:anchor="_Toc395797777" w:history="1">
        <w:r w:rsidR="000A0953" w:rsidRPr="00F24F28">
          <w:rPr>
            <w:rStyle w:val="af0"/>
            <w:rFonts w:ascii="华文黑体" w:eastAsia="华文黑体"/>
            <w:noProof/>
          </w:rPr>
          <w:t>6.1.5</w:t>
        </w:r>
        <w:r w:rsidR="000A0953">
          <w:rPr>
            <w:rFonts w:eastAsiaTheme="minorEastAsia" w:cstheme="minorBidi"/>
            <w:i w:val="0"/>
            <w:iCs w:val="0"/>
            <w:noProof/>
            <w:kern w:val="2"/>
            <w:sz w:val="21"/>
            <w:szCs w:val="22"/>
          </w:rPr>
          <w:tab/>
        </w:r>
        <w:r w:rsidR="000A0953" w:rsidRPr="00F24F28">
          <w:rPr>
            <w:rStyle w:val="af0"/>
            <w:rFonts w:ascii="华文黑体" w:eastAsia="华文黑体" w:hAnsi="宋体" w:cs="宋体" w:hint="eastAsia"/>
            <w:noProof/>
          </w:rPr>
          <w:t>防火墙打开和关闭</w:t>
        </w:r>
        <w:r w:rsidR="000A0953">
          <w:rPr>
            <w:noProof/>
            <w:webHidden/>
          </w:rPr>
          <w:tab/>
        </w:r>
        <w:r>
          <w:rPr>
            <w:noProof/>
            <w:webHidden/>
          </w:rPr>
          <w:fldChar w:fldCharType="begin"/>
        </w:r>
        <w:r w:rsidR="000A0953">
          <w:rPr>
            <w:noProof/>
            <w:webHidden/>
          </w:rPr>
          <w:instrText xml:space="preserve"> PAGEREF _Toc395797777 \h </w:instrText>
        </w:r>
        <w:r>
          <w:rPr>
            <w:noProof/>
            <w:webHidden/>
          </w:rPr>
        </w:r>
        <w:r>
          <w:rPr>
            <w:noProof/>
            <w:webHidden/>
          </w:rPr>
          <w:fldChar w:fldCharType="separate"/>
        </w:r>
        <w:r w:rsidR="000A0953">
          <w:rPr>
            <w:noProof/>
            <w:webHidden/>
          </w:rPr>
          <w:t>22</w:t>
        </w:r>
        <w:r>
          <w:rPr>
            <w:noProof/>
            <w:webHidden/>
          </w:rPr>
          <w:fldChar w:fldCharType="end"/>
        </w:r>
      </w:hyperlink>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778" w:history="1">
        <w:r w:rsidR="000A0953" w:rsidRPr="00F24F28">
          <w:rPr>
            <w:rStyle w:val="af0"/>
            <w:rFonts w:ascii="华文黑体" w:eastAsia="华文黑体"/>
            <w:noProof/>
          </w:rPr>
          <w:t>6.2</w:t>
        </w:r>
        <w:r w:rsidR="000A0953">
          <w:rPr>
            <w:rFonts w:eastAsiaTheme="minorEastAsia" w:cstheme="minorBidi"/>
            <w:smallCaps w:val="0"/>
            <w:noProof/>
            <w:kern w:val="2"/>
            <w:sz w:val="21"/>
            <w:szCs w:val="22"/>
          </w:rPr>
          <w:tab/>
        </w:r>
        <w:r w:rsidR="000A0953" w:rsidRPr="00F24F28">
          <w:rPr>
            <w:rStyle w:val="af0"/>
            <w:rFonts w:ascii="华文黑体" w:eastAsia="华文黑体" w:hAnsi="宋体" w:cs="宋体" w:hint="eastAsia"/>
            <w:noProof/>
          </w:rPr>
          <w:t>流表管理</w:t>
        </w:r>
        <w:r w:rsidR="000A0953">
          <w:rPr>
            <w:noProof/>
            <w:webHidden/>
          </w:rPr>
          <w:tab/>
        </w:r>
        <w:r>
          <w:rPr>
            <w:noProof/>
            <w:webHidden/>
          </w:rPr>
          <w:fldChar w:fldCharType="begin"/>
        </w:r>
        <w:r w:rsidR="000A0953">
          <w:rPr>
            <w:noProof/>
            <w:webHidden/>
          </w:rPr>
          <w:instrText xml:space="preserve"> PAGEREF _Toc395797778 \h </w:instrText>
        </w:r>
        <w:r>
          <w:rPr>
            <w:noProof/>
            <w:webHidden/>
          </w:rPr>
        </w:r>
        <w:r>
          <w:rPr>
            <w:noProof/>
            <w:webHidden/>
          </w:rPr>
          <w:fldChar w:fldCharType="separate"/>
        </w:r>
        <w:r w:rsidR="000A0953">
          <w:rPr>
            <w:noProof/>
            <w:webHidden/>
          </w:rPr>
          <w:t>23</w:t>
        </w:r>
        <w:r>
          <w:rPr>
            <w:noProof/>
            <w:webHidden/>
          </w:rPr>
          <w:fldChar w:fldCharType="end"/>
        </w:r>
      </w:hyperlink>
    </w:p>
    <w:p w:rsidR="000A0953" w:rsidRDefault="00475907">
      <w:pPr>
        <w:pStyle w:val="30"/>
        <w:tabs>
          <w:tab w:val="left" w:pos="1200"/>
          <w:tab w:val="right" w:leader="dot" w:pos="8296"/>
        </w:tabs>
        <w:rPr>
          <w:rFonts w:eastAsiaTheme="minorEastAsia" w:cstheme="minorBidi"/>
          <w:i w:val="0"/>
          <w:iCs w:val="0"/>
          <w:noProof/>
          <w:kern w:val="2"/>
          <w:sz w:val="21"/>
          <w:szCs w:val="22"/>
        </w:rPr>
      </w:pPr>
      <w:hyperlink w:anchor="_Toc395797779" w:history="1">
        <w:r w:rsidR="000A0953" w:rsidRPr="00F24F28">
          <w:rPr>
            <w:rStyle w:val="af0"/>
            <w:rFonts w:ascii="华文黑体" w:eastAsia="华文黑体"/>
            <w:noProof/>
          </w:rPr>
          <w:t>6.2.1</w:t>
        </w:r>
        <w:r w:rsidR="000A0953">
          <w:rPr>
            <w:rFonts w:eastAsiaTheme="minorEastAsia" w:cstheme="minorBidi"/>
            <w:i w:val="0"/>
            <w:iCs w:val="0"/>
            <w:noProof/>
            <w:kern w:val="2"/>
            <w:sz w:val="21"/>
            <w:szCs w:val="22"/>
          </w:rPr>
          <w:tab/>
        </w:r>
        <w:r w:rsidR="000A0953" w:rsidRPr="00F24F28">
          <w:rPr>
            <w:rStyle w:val="af0"/>
            <w:rFonts w:ascii="华文黑体" w:eastAsia="华文黑体" w:hAnsi="宋体" w:cs="宋体" w:hint="eastAsia"/>
            <w:noProof/>
          </w:rPr>
          <w:t>显示流表</w:t>
        </w:r>
        <w:r w:rsidR="000A0953">
          <w:rPr>
            <w:noProof/>
            <w:webHidden/>
          </w:rPr>
          <w:tab/>
        </w:r>
        <w:r>
          <w:rPr>
            <w:noProof/>
            <w:webHidden/>
          </w:rPr>
          <w:fldChar w:fldCharType="begin"/>
        </w:r>
        <w:r w:rsidR="000A0953">
          <w:rPr>
            <w:noProof/>
            <w:webHidden/>
          </w:rPr>
          <w:instrText xml:space="preserve"> PAGEREF _Toc395797779 \h </w:instrText>
        </w:r>
        <w:r>
          <w:rPr>
            <w:noProof/>
            <w:webHidden/>
          </w:rPr>
        </w:r>
        <w:r>
          <w:rPr>
            <w:noProof/>
            <w:webHidden/>
          </w:rPr>
          <w:fldChar w:fldCharType="separate"/>
        </w:r>
        <w:r w:rsidR="000A0953">
          <w:rPr>
            <w:noProof/>
            <w:webHidden/>
          </w:rPr>
          <w:t>23</w:t>
        </w:r>
        <w:r>
          <w:rPr>
            <w:noProof/>
            <w:webHidden/>
          </w:rPr>
          <w:fldChar w:fldCharType="end"/>
        </w:r>
      </w:hyperlink>
    </w:p>
    <w:p w:rsidR="000A0953" w:rsidRDefault="00475907">
      <w:pPr>
        <w:pStyle w:val="30"/>
        <w:tabs>
          <w:tab w:val="left" w:pos="1200"/>
          <w:tab w:val="right" w:leader="dot" w:pos="8296"/>
        </w:tabs>
        <w:rPr>
          <w:rFonts w:eastAsiaTheme="minorEastAsia" w:cstheme="minorBidi"/>
          <w:i w:val="0"/>
          <w:iCs w:val="0"/>
          <w:noProof/>
          <w:kern w:val="2"/>
          <w:sz w:val="21"/>
          <w:szCs w:val="22"/>
        </w:rPr>
      </w:pPr>
      <w:hyperlink w:anchor="_Toc395797780" w:history="1">
        <w:r w:rsidR="000A0953" w:rsidRPr="00F24F28">
          <w:rPr>
            <w:rStyle w:val="af0"/>
            <w:rFonts w:ascii="华文黑体" w:eastAsia="华文黑体"/>
            <w:noProof/>
          </w:rPr>
          <w:t>6.2.2</w:t>
        </w:r>
        <w:r w:rsidR="000A0953">
          <w:rPr>
            <w:rFonts w:eastAsiaTheme="minorEastAsia" w:cstheme="minorBidi"/>
            <w:i w:val="0"/>
            <w:iCs w:val="0"/>
            <w:noProof/>
            <w:kern w:val="2"/>
            <w:sz w:val="21"/>
            <w:szCs w:val="22"/>
          </w:rPr>
          <w:tab/>
        </w:r>
        <w:r w:rsidR="000A0953" w:rsidRPr="00F24F28">
          <w:rPr>
            <w:rStyle w:val="af0"/>
            <w:rFonts w:ascii="华文黑体" w:eastAsia="华文黑体" w:hAnsi="宋体" w:cs="宋体" w:hint="eastAsia"/>
            <w:noProof/>
          </w:rPr>
          <w:t>添加流表</w:t>
        </w:r>
        <w:r w:rsidR="000A0953">
          <w:rPr>
            <w:noProof/>
            <w:webHidden/>
          </w:rPr>
          <w:tab/>
        </w:r>
        <w:r>
          <w:rPr>
            <w:noProof/>
            <w:webHidden/>
          </w:rPr>
          <w:fldChar w:fldCharType="begin"/>
        </w:r>
        <w:r w:rsidR="000A0953">
          <w:rPr>
            <w:noProof/>
            <w:webHidden/>
          </w:rPr>
          <w:instrText xml:space="preserve"> PAGEREF _Toc395797780 \h </w:instrText>
        </w:r>
        <w:r>
          <w:rPr>
            <w:noProof/>
            <w:webHidden/>
          </w:rPr>
        </w:r>
        <w:r>
          <w:rPr>
            <w:noProof/>
            <w:webHidden/>
          </w:rPr>
          <w:fldChar w:fldCharType="separate"/>
        </w:r>
        <w:r w:rsidR="000A0953">
          <w:rPr>
            <w:noProof/>
            <w:webHidden/>
          </w:rPr>
          <w:t>24</w:t>
        </w:r>
        <w:r>
          <w:rPr>
            <w:noProof/>
            <w:webHidden/>
          </w:rPr>
          <w:fldChar w:fldCharType="end"/>
        </w:r>
      </w:hyperlink>
    </w:p>
    <w:p w:rsidR="000A0953" w:rsidRDefault="00475907">
      <w:pPr>
        <w:pStyle w:val="30"/>
        <w:tabs>
          <w:tab w:val="left" w:pos="1200"/>
          <w:tab w:val="right" w:leader="dot" w:pos="8296"/>
        </w:tabs>
        <w:rPr>
          <w:rFonts w:eastAsiaTheme="minorEastAsia" w:cstheme="minorBidi"/>
          <w:i w:val="0"/>
          <w:iCs w:val="0"/>
          <w:noProof/>
          <w:kern w:val="2"/>
          <w:sz w:val="21"/>
          <w:szCs w:val="22"/>
        </w:rPr>
      </w:pPr>
      <w:hyperlink w:anchor="_Toc395797781" w:history="1">
        <w:r w:rsidR="000A0953" w:rsidRPr="00F24F28">
          <w:rPr>
            <w:rStyle w:val="af0"/>
            <w:rFonts w:ascii="华文黑体" w:eastAsia="华文黑体"/>
            <w:noProof/>
          </w:rPr>
          <w:t>6.2.3</w:t>
        </w:r>
        <w:r w:rsidR="000A0953">
          <w:rPr>
            <w:rFonts w:eastAsiaTheme="minorEastAsia" w:cstheme="minorBidi"/>
            <w:i w:val="0"/>
            <w:iCs w:val="0"/>
            <w:noProof/>
            <w:kern w:val="2"/>
            <w:sz w:val="21"/>
            <w:szCs w:val="22"/>
          </w:rPr>
          <w:tab/>
        </w:r>
        <w:r w:rsidR="000A0953" w:rsidRPr="00F24F28">
          <w:rPr>
            <w:rStyle w:val="af0"/>
            <w:rFonts w:ascii="华文黑体" w:eastAsia="华文黑体" w:hAnsi="宋体" w:cs="宋体" w:hint="eastAsia"/>
            <w:noProof/>
          </w:rPr>
          <w:t>删除流表</w:t>
        </w:r>
        <w:r w:rsidR="000A0953">
          <w:rPr>
            <w:noProof/>
            <w:webHidden/>
          </w:rPr>
          <w:tab/>
        </w:r>
        <w:r>
          <w:rPr>
            <w:noProof/>
            <w:webHidden/>
          </w:rPr>
          <w:fldChar w:fldCharType="begin"/>
        </w:r>
        <w:r w:rsidR="000A0953">
          <w:rPr>
            <w:noProof/>
            <w:webHidden/>
          </w:rPr>
          <w:instrText xml:space="preserve"> PAGEREF _Toc395797781 \h </w:instrText>
        </w:r>
        <w:r>
          <w:rPr>
            <w:noProof/>
            <w:webHidden/>
          </w:rPr>
        </w:r>
        <w:r>
          <w:rPr>
            <w:noProof/>
            <w:webHidden/>
          </w:rPr>
          <w:fldChar w:fldCharType="separate"/>
        </w:r>
        <w:r w:rsidR="000A0953">
          <w:rPr>
            <w:noProof/>
            <w:webHidden/>
          </w:rPr>
          <w:t>24</w:t>
        </w:r>
        <w:r>
          <w:rPr>
            <w:noProof/>
            <w:webHidden/>
          </w:rPr>
          <w:fldChar w:fldCharType="end"/>
        </w:r>
      </w:hyperlink>
    </w:p>
    <w:p w:rsidR="000A0953" w:rsidRDefault="00475907">
      <w:pPr>
        <w:pStyle w:val="30"/>
        <w:tabs>
          <w:tab w:val="left" w:pos="1200"/>
          <w:tab w:val="right" w:leader="dot" w:pos="8296"/>
        </w:tabs>
        <w:rPr>
          <w:rFonts w:eastAsiaTheme="minorEastAsia" w:cstheme="minorBidi"/>
          <w:i w:val="0"/>
          <w:iCs w:val="0"/>
          <w:noProof/>
          <w:kern w:val="2"/>
          <w:sz w:val="21"/>
          <w:szCs w:val="22"/>
        </w:rPr>
      </w:pPr>
      <w:hyperlink w:anchor="_Toc395797782" w:history="1">
        <w:r w:rsidR="000A0953" w:rsidRPr="00F24F28">
          <w:rPr>
            <w:rStyle w:val="af0"/>
            <w:rFonts w:ascii="华文黑体" w:eastAsia="华文黑体"/>
            <w:noProof/>
          </w:rPr>
          <w:t>6.2.4</w:t>
        </w:r>
        <w:r w:rsidR="000A0953">
          <w:rPr>
            <w:rFonts w:eastAsiaTheme="minorEastAsia" w:cstheme="minorBidi"/>
            <w:i w:val="0"/>
            <w:iCs w:val="0"/>
            <w:noProof/>
            <w:kern w:val="2"/>
            <w:sz w:val="21"/>
            <w:szCs w:val="22"/>
          </w:rPr>
          <w:tab/>
        </w:r>
        <w:r w:rsidR="000A0953" w:rsidRPr="00F24F28">
          <w:rPr>
            <w:rStyle w:val="af0"/>
            <w:rFonts w:ascii="华文黑体" w:eastAsia="华文黑体" w:hAnsi="宋体" w:cs="宋体" w:hint="eastAsia"/>
            <w:noProof/>
          </w:rPr>
          <w:t>更新流表</w:t>
        </w:r>
        <w:r w:rsidR="000A0953">
          <w:rPr>
            <w:noProof/>
            <w:webHidden/>
          </w:rPr>
          <w:tab/>
        </w:r>
        <w:r>
          <w:rPr>
            <w:noProof/>
            <w:webHidden/>
          </w:rPr>
          <w:fldChar w:fldCharType="begin"/>
        </w:r>
        <w:r w:rsidR="000A0953">
          <w:rPr>
            <w:noProof/>
            <w:webHidden/>
          </w:rPr>
          <w:instrText xml:space="preserve"> PAGEREF _Toc395797782 \h </w:instrText>
        </w:r>
        <w:r>
          <w:rPr>
            <w:noProof/>
            <w:webHidden/>
          </w:rPr>
        </w:r>
        <w:r>
          <w:rPr>
            <w:noProof/>
            <w:webHidden/>
          </w:rPr>
          <w:fldChar w:fldCharType="separate"/>
        </w:r>
        <w:r w:rsidR="000A0953">
          <w:rPr>
            <w:noProof/>
            <w:webHidden/>
          </w:rPr>
          <w:t>26</w:t>
        </w:r>
        <w:r>
          <w:rPr>
            <w:noProof/>
            <w:webHidden/>
          </w:rPr>
          <w:fldChar w:fldCharType="end"/>
        </w:r>
      </w:hyperlink>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783" w:history="1">
        <w:r w:rsidR="000A0953" w:rsidRPr="00F24F28">
          <w:rPr>
            <w:rStyle w:val="af0"/>
            <w:rFonts w:ascii="华文黑体" w:eastAsia="华文黑体"/>
            <w:noProof/>
          </w:rPr>
          <w:t>6.3</w:t>
        </w:r>
        <w:r w:rsidR="000A0953">
          <w:rPr>
            <w:rFonts w:eastAsiaTheme="minorEastAsia" w:cstheme="minorBidi"/>
            <w:smallCaps w:val="0"/>
            <w:noProof/>
            <w:kern w:val="2"/>
            <w:sz w:val="21"/>
            <w:szCs w:val="22"/>
          </w:rPr>
          <w:tab/>
        </w:r>
        <w:r w:rsidR="000A0953" w:rsidRPr="00F24F28">
          <w:rPr>
            <w:rStyle w:val="af0"/>
            <w:rFonts w:ascii="华文黑体" w:eastAsia="华文黑体" w:hAnsi="宋体" w:cs="宋体" w:hint="eastAsia"/>
            <w:noProof/>
          </w:rPr>
          <w:t>有效</w:t>
        </w:r>
        <w:r w:rsidR="000A0953" w:rsidRPr="00F24F28">
          <w:rPr>
            <w:rStyle w:val="af0"/>
            <w:rFonts w:ascii="华文黑体" w:eastAsia="华文黑体"/>
            <w:noProof/>
          </w:rPr>
          <w:t>DENY</w:t>
        </w:r>
        <w:r w:rsidR="000A0953" w:rsidRPr="00F24F28">
          <w:rPr>
            <w:rStyle w:val="af0"/>
            <w:rFonts w:ascii="华文黑体" w:eastAsia="华文黑体" w:hAnsi="宋体" w:cs="宋体" w:hint="eastAsia"/>
            <w:noProof/>
          </w:rPr>
          <w:t>规则</w:t>
        </w:r>
        <w:r w:rsidR="000A0953">
          <w:rPr>
            <w:noProof/>
            <w:webHidden/>
          </w:rPr>
          <w:tab/>
        </w:r>
        <w:r>
          <w:rPr>
            <w:noProof/>
            <w:webHidden/>
          </w:rPr>
          <w:fldChar w:fldCharType="begin"/>
        </w:r>
        <w:r w:rsidR="000A0953">
          <w:rPr>
            <w:noProof/>
            <w:webHidden/>
          </w:rPr>
          <w:instrText xml:space="preserve"> PAGEREF _Toc395797783 \h </w:instrText>
        </w:r>
        <w:r>
          <w:rPr>
            <w:noProof/>
            <w:webHidden/>
          </w:rPr>
        </w:r>
        <w:r>
          <w:rPr>
            <w:noProof/>
            <w:webHidden/>
          </w:rPr>
          <w:fldChar w:fldCharType="separate"/>
        </w:r>
        <w:r w:rsidR="000A0953">
          <w:rPr>
            <w:noProof/>
            <w:webHidden/>
          </w:rPr>
          <w:t>26</w:t>
        </w:r>
        <w:r>
          <w:rPr>
            <w:noProof/>
            <w:webHidden/>
          </w:rPr>
          <w:fldChar w:fldCharType="end"/>
        </w:r>
      </w:hyperlink>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784" w:history="1">
        <w:r w:rsidR="000A0953" w:rsidRPr="00F24F28">
          <w:rPr>
            <w:rStyle w:val="af0"/>
            <w:rFonts w:ascii="华文黑体" w:eastAsia="华文黑体"/>
            <w:noProof/>
          </w:rPr>
          <w:t>6.4</w:t>
        </w:r>
        <w:r w:rsidR="000A0953">
          <w:rPr>
            <w:rFonts w:eastAsiaTheme="minorEastAsia" w:cstheme="minorBidi"/>
            <w:smallCaps w:val="0"/>
            <w:noProof/>
            <w:kern w:val="2"/>
            <w:sz w:val="21"/>
            <w:szCs w:val="22"/>
          </w:rPr>
          <w:tab/>
        </w:r>
        <w:r w:rsidR="000A0953" w:rsidRPr="00F24F28">
          <w:rPr>
            <w:rStyle w:val="af0"/>
            <w:rFonts w:ascii="华文黑体" w:eastAsia="华文黑体" w:hAnsi="宋体" w:cs="宋体" w:hint="eastAsia"/>
            <w:noProof/>
          </w:rPr>
          <w:t>寻找</w:t>
        </w:r>
        <w:r w:rsidR="000A0953" w:rsidRPr="00F24F28">
          <w:rPr>
            <w:rStyle w:val="af0"/>
            <w:rFonts w:ascii="华文黑体" w:eastAsia="华文黑体"/>
            <w:noProof/>
          </w:rPr>
          <w:t>FlowPath</w:t>
        </w:r>
        <w:r w:rsidR="000A0953">
          <w:rPr>
            <w:noProof/>
            <w:webHidden/>
          </w:rPr>
          <w:tab/>
        </w:r>
        <w:r>
          <w:rPr>
            <w:noProof/>
            <w:webHidden/>
          </w:rPr>
          <w:fldChar w:fldCharType="begin"/>
        </w:r>
        <w:r w:rsidR="000A0953">
          <w:rPr>
            <w:noProof/>
            <w:webHidden/>
          </w:rPr>
          <w:instrText xml:space="preserve"> PAGEREF _Toc395797784 \h </w:instrText>
        </w:r>
        <w:r>
          <w:rPr>
            <w:noProof/>
            <w:webHidden/>
          </w:rPr>
        </w:r>
        <w:r>
          <w:rPr>
            <w:noProof/>
            <w:webHidden/>
          </w:rPr>
          <w:fldChar w:fldCharType="separate"/>
        </w:r>
        <w:r w:rsidR="000A0953">
          <w:rPr>
            <w:noProof/>
            <w:webHidden/>
          </w:rPr>
          <w:t>27</w:t>
        </w:r>
        <w:r>
          <w:rPr>
            <w:noProof/>
            <w:webHidden/>
          </w:rPr>
          <w:fldChar w:fldCharType="end"/>
        </w:r>
      </w:hyperlink>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785" w:history="1">
        <w:r w:rsidR="000A0953" w:rsidRPr="00F24F28">
          <w:rPr>
            <w:rStyle w:val="af0"/>
            <w:rFonts w:ascii="华文黑体" w:eastAsia="华文黑体"/>
            <w:noProof/>
          </w:rPr>
          <w:t>6.5</w:t>
        </w:r>
        <w:r w:rsidR="000A0953">
          <w:rPr>
            <w:rFonts w:eastAsiaTheme="minorEastAsia" w:cstheme="minorBidi"/>
            <w:smallCaps w:val="0"/>
            <w:noProof/>
            <w:kern w:val="2"/>
            <w:sz w:val="21"/>
            <w:szCs w:val="22"/>
          </w:rPr>
          <w:tab/>
        </w:r>
        <w:r w:rsidR="000A0953" w:rsidRPr="00F24F28">
          <w:rPr>
            <w:rStyle w:val="af0"/>
            <w:rFonts w:ascii="华文黑体" w:eastAsia="华文黑体" w:hAnsi="宋体" w:cs="宋体" w:hint="eastAsia"/>
            <w:noProof/>
          </w:rPr>
          <w:t>冲突检测</w:t>
        </w:r>
        <w:r w:rsidR="000A0953">
          <w:rPr>
            <w:noProof/>
            <w:webHidden/>
          </w:rPr>
          <w:tab/>
        </w:r>
        <w:r>
          <w:rPr>
            <w:noProof/>
            <w:webHidden/>
          </w:rPr>
          <w:fldChar w:fldCharType="begin"/>
        </w:r>
        <w:r w:rsidR="000A0953">
          <w:rPr>
            <w:noProof/>
            <w:webHidden/>
          </w:rPr>
          <w:instrText xml:space="preserve"> PAGEREF _Toc395797785 \h </w:instrText>
        </w:r>
        <w:r>
          <w:rPr>
            <w:noProof/>
            <w:webHidden/>
          </w:rPr>
        </w:r>
        <w:r>
          <w:rPr>
            <w:noProof/>
            <w:webHidden/>
          </w:rPr>
          <w:fldChar w:fldCharType="separate"/>
        </w:r>
        <w:r w:rsidR="000A0953">
          <w:rPr>
            <w:noProof/>
            <w:webHidden/>
          </w:rPr>
          <w:t>30</w:t>
        </w:r>
        <w:r>
          <w:rPr>
            <w:noProof/>
            <w:webHidden/>
          </w:rPr>
          <w:fldChar w:fldCharType="end"/>
        </w:r>
      </w:hyperlink>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786" w:history="1">
        <w:r w:rsidR="000A0953" w:rsidRPr="00F24F28">
          <w:rPr>
            <w:rStyle w:val="af0"/>
            <w:rFonts w:ascii="华文黑体" w:eastAsia="华文黑体"/>
            <w:noProof/>
          </w:rPr>
          <w:t>6.6</w:t>
        </w:r>
        <w:r w:rsidR="000A0953">
          <w:rPr>
            <w:rFonts w:eastAsiaTheme="minorEastAsia" w:cstheme="minorBidi"/>
            <w:smallCaps w:val="0"/>
            <w:noProof/>
            <w:kern w:val="2"/>
            <w:sz w:val="21"/>
            <w:szCs w:val="22"/>
          </w:rPr>
          <w:tab/>
        </w:r>
        <w:r w:rsidR="000A0953" w:rsidRPr="00F24F28">
          <w:rPr>
            <w:rStyle w:val="af0"/>
            <w:rFonts w:ascii="华文黑体" w:eastAsia="华文黑体" w:hAnsi="宋体" w:cs="宋体" w:hint="eastAsia"/>
            <w:noProof/>
          </w:rPr>
          <w:t>冲突解决</w:t>
        </w:r>
        <w:r w:rsidR="000A0953">
          <w:rPr>
            <w:noProof/>
            <w:webHidden/>
          </w:rPr>
          <w:tab/>
        </w:r>
        <w:r>
          <w:rPr>
            <w:noProof/>
            <w:webHidden/>
          </w:rPr>
          <w:fldChar w:fldCharType="begin"/>
        </w:r>
        <w:r w:rsidR="000A0953">
          <w:rPr>
            <w:noProof/>
            <w:webHidden/>
          </w:rPr>
          <w:instrText xml:space="preserve"> PAGEREF _Toc395797786 \h </w:instrText>
        </w:r>
        <w:r>
          <w:rPr>
            <w:noProof/>
            <w:webHidden/>
          </w:rPr>
        </w:r>
        <w:r>
          <w:rPr>
            <w:noProof/>
            <w:webHidden/>
          </w:rPr>
          <w:fldChar w:fldCharType="separate"/>
        </w:r>
        <w:r w:rsidR="000A0953">
          <w:rPr>
            <w:noProof/>
            <w:webHidden/>
          </w:rPr>
          <w:t>32</w:t>
        </w:r>
        <w:r>
          <w:rPr>
            <w:noProof/>
            <w:webHidden/>
          </w:rPr>
          <w:fldChar w:fldCharType="end"/>
        </w:r>
      </w:hyperlink>
    </w:p>
    <w:p w:rsidR="000A0953" w:rsidRDefault="00475907">
      <w:pPr>
        <w:pStyle w:val="30"/>
        <w:tabs>
          <w:tab w:val="left" w:pos="1200"/>
          <w:tab w:val="right" w:leader="dot" w:pos="8296"/>
        </w:tabs>
        <w:rPr>
          <w:rFonts w:eastAsiaTheme="minorEastAsia" w:cstheme="minorBidi"/>
          <w:i w:val="0"/>
          <w:iCs w:val="0"/>
          <w:noProof/>
          <w:kern w:val="2"/>
          <w:sz w:val="21"/>
          <w:szCs w:val="22"/>
        </w:rPr>
      </w:pPr>
      <w:hyperlink w:anchor="_Toc395797787" w:history="1">
        <w:r w:rsidR="000A0953" w:rsidRPr="00F24F28">
          <w:rPr>
            <w:rStyle w:val="af0"/>
            <w:rFonts w:ascii="华文黑体" w:eastAsia="华文黑体"/>
            <w:noProof/>
          </w:rPr>
          <w:t>6.6.1</w:t>
        </w:r>
        <w:r w:rsidR="000A0953">
          <w:rPr>
            <w:rFonts w:eastAsiaTheme="minorEastAsia" w:cstheme="minorBidi"/>
            <w:i w:val="0"/>
            <w:iCs w:val="0"/>
            <w:noProof/>
            <w:kern w:val="2"/>
            <w:sz w:val="21"/>
            <w:szCs w:val="22"/>
          </w:rPr>
          <w:tab/>
        </w:r>
        <w:r w:rsidR="000A0953" w:rsidRPr="00F24F28">
          <w:rPr>
            <w:rStyle w:val="af0"/>
            <w:rFonts w:ascii="华文黑体" w:eastAsia="华文黑体" w:hAnsi="宋体" w:cs="宋体" w:hint="eastAsia"/>
            <w:noProof/>
          </w:rPr>
          <w:t>在浏览器中查看冲突路径。</w:t>
        </w:r>
        <w:r w:rsidR="000A0953">
          <w:rPr>
            <w:noProof/>
            <w:webHidden/>
          </w:rPr>
          <w:tab/>
        </w:r>
        <w:r>
          <w:rPr>
            <w:noProof/>
            <w:webHidden/>
          </w:rPr>
          <w:fldChar w:fldCharType="begin"/>
        </w:r>
        <w:r w:rsidR="000A0953">
          <w:rPr>
            <w:noProof/>
            <w:webHidden/>
          </w:rPr>
          <w:instrText xml:space="preserve"> PAGEREF _Toc395797787 \h </w:instrText>
        </w:r>
        <w:r>
          <w:rPr>
            <w:noProof/>
            <w:webHidden/>
          </w:rPr>
        </w:r>
        <w:r>
          <w:rPr>
            <w:noProof/>
            <w:webHidden/>
          </w:rPr>
          <w:fldChar w:fldCharType="separate"/>
        </w:r>
        <w:r w:rsidR="000A0953">
          <w:rPr>
            <w:noProof/>
            <w:webHidden/>
          </w:rPr>
          <w:t>32</w:t>
        </w:r>
        <w:r>
          <w:rPr>
            <w:noProof/>
            <w:webHidden/>
          </w:rPr>
          <w:fldChar w:fldCharType="end"/>
        </w:r>
      </w:hyperlink>
    </w:p>
    <w:p w:rsidR="000A0953" w:rsidRDefault="00475907">
      <w:pPr>
        <w:pStyle w:val="30"/>
        <w:tabs>
          <w:tab w:val="left" w:pos="1200"/>
          <w:tab w:val="right" w:leader="dot" w:pos="8296"/>
        </w:tabs>
        <w:rPr>
          <w:rFonts w:eastAsiaTheme="minorEastAsia" w:cstheme="minorBidi"/>
          <w:i w:val="0"/>
          <w:iCs w:val="0"/>
          <w:noProof/>
          <w:kern w:val="2"/>
          <w:sz w:val="21"/>
          <w:szCs w:val="22"/>
        </w:rPr>
      </w:pPr>
      <w:hyperlink w:anchor="_Toc395797788" w:history="1">
        <w:r w:rsidR="000A0953" w:rsidRPr="00F24F28">
          <w:rPr>
            <w:rStyle w:val="af0"/>
            <w:rFonts w:ascii="华文黑体" w:eastAsia="华文黑体"/>
            <w:noProof/>
          </w:rPr>
          <w:t>6.6.2</w:t>
        </w:r>
        <w:r w:rsidR="000A0953">
          <w:rPr>
            <w:rFonts w:eastAsiaTheme="minorEastAsia" w:cstheme="minorBidi"/>
            <w:i w:val="0"/>
            <w:iCs w:val="0"/>
            <w:noProof/>
            <w:kern w:val="2"/>
            <w:sz w:val="21"/>
            <w:szCs w:val="22"/>
          </w:rPr>
          <w:tab/>
        </w:r>
        <w:r w:rsidR="000A0953" w:rsidRPr="00F24F28">
          <w:rPr>
            <w:rStyle w:val="af0"/>
            <w:rFonts w:ascii="华文黑体" w:eastAsia="华文黑体" w:hAnsi="宋体" w:cs="宋体" w:hint="eastAsia"/>
            <w:noProof/>
          </w:rPr>
          <w:t>基于单个</w:t>
        </w:r>
        <w:r w:rsidR="00865E98">
          <w:rPr>
            <w:rStyle w:val="af0"/>
            <w:rFonts w:ascii="华文黑体" w:eastAsia="华文黑体"/>
            <w:noProof/>
          </w:rPr>
          <w:t>IP</w:t>
        </w:r>
        <w:r w:rsidR="000A0953" w:rsidRPr="00F24F28">
          <w:rPr>
            <w:rStyle w:val="af0"/>
            <w:rFonts w:ascii="华文黑体" w:eastAsia="华文黑体" w:hAnsi="宋体" w:cs="宋体" w:hint="eastAsia"/>
            <w:noProof/>
          </w:rPr>
          <w:t>的冲突解决。</w:t>
        </w:r>
        <w:r w:rsidR="000A0953">
          <w:rPr>
            <w:noProof/>
            <w:webHidden/>
          </w:rPr>
          <w:tab/>
        </w:r>
        <w:r>
          <w:rPr>
            <w:noProof/>
            <w:webHidden/>
          </w:rPr>
          <w:fldChar w:fldCharType="begin"/>
        </w:r>
        <w:r w:rsidR="000A0953">
          <w:rPr>
            <w:noProof/>
            <w:webHidden/>
          </w:rPr>
          <w:instrText xml:space="preserve"> PAGEREF _Toc395797788 \h </w:instrText>
        </w:r>
        <w:r>
          <w:rPr>
            <w:noProof/>
            <w:webHidden/>
          </w:rPr>
        </w:r>
        <w:r>
          <w:rPr>
            <w:noProof/>
            <w:webHidden/>
          </w:rPr>
          <w:fldChar w:fldCharType="separate"/>
        </w:r>
        <w:r w:rsidR="000A0953">
          <w:rPr>
            <w:noProof/>
            <w:webHidden/>
          </w:rPr>
          <w:t>33</w:t>
        </w:r>
        <w:r>
          <w:rPr>
            <w:noProof/>
            <w:webHidden/>
          </w:rPr>
          <w:fldChar w:fldCharType="end"/>
        </w:r>
      </w:hyperlink>
    </w:p>
    <w:p w:rsidR="000A0953" w:rsidRDefault="00475907">
      <w:pPr>
        <w:pStyle w:val="30"/>
        <w:tabs>
          <w:tab w:val="left" w:pos="1200"/>
          <w:tab w:val="right" w:leader="dot" w:pos="8296"/>
        </w:tabs>
        <w:rPr>
          <w:rFonts w:eastAsiaTheme="minorEastAsia" w:cstheme="minorBidi"/>
          <w:i w:val="0"/>
          <w:iCs w:val="0"/>
          <w:noProof/>
          <w:kern w:val="2"/>
          <w:sz w:val="21"/>
          <w:szCs w:val="22"/>
        </w:rPr>
      </w:pPr>
      <w:hyperlink w:anchor="_Toc395797789" w:history="1">
        <w:r w:rsidR="000A0953" w:rsidRPr="00F24F28">
          <w:rPr>
            <w:rStyle w:val="af0"/>
            <w:rFonts w:ascii="华文黑体" w:eastAsia="华文黑体"/>
            <w:noProof/>
          </w:rPr>
          <w:t>6.6.3</w:t>
        </w:r>
        <w:r w:rsidR="000A0953">
          <w:rPr>
            <w:rFonts w:eastAsiaTheme="minorEastAsia" w:cstheme="minorBidi"/>
            <w:i w:val="0"/>
            <w:iCs w:val="0"/>
            <w:noProof/>
            <w:kern w:val="2"/>
            <w:sz w:val="21"/>
            <w:szCs w:val="22"/>
          </w:rPr>
          <w:tab/>
        </w:r>
        <w:r w:rsidR="000A0953" w:rsidRPr="00F24F28">
          <w:rPr>
            <w:rStyle w:val="af0"/>
            <w:rFonts w:ascii="华文黑体" w:eastAsia="华文黑体" w:hAnsi="宋体" w:cs="宋体" w:hint="eastAsia"/>
            <w:noProof/>
          </w:rPr>
          <w:t>基于网段的冲突解决。</w:t>
        </w:r>
        <w:r w:rsidR="000A0953">
          <w:rPr>
            <w:noProof/>
            <w:webHidden/>
          </w:rPr>
          <w:tab/>
        </w:r>
        <w:r>
          <w:rPr>
            <w:noProof/>
            <w:webHidden/>
          </w:rPr>
          <w:fldChar w:fldCharType="begin"/>
        </w:r>
        <w:r w:rsidR="000A0953">
          <w:rPr>
            <w:noProof/>
            <w:webHidden/>
          </w:rPr>
          <w:instrText xml:space="preserve"> PAGEREF _Toc395797789 \h </w:instrText>
        </w:r>
        <w:r>
          <w:rPr>
            <w:noProof/>
            <w:webHidden/>
          </w:rPr>
        </w:r>
        <w:r>
          <w:rPr>
            <w:noProof/>
            <w:webHidden/>
          </w:rPr>
          <w:fldChar w:fldCharType="separate"/>
        </w:r>
        <w:r w:rsidR="000A0953">
          <w:rPr>
            <w:noProof/>
            <w:webHidden/>
          </w:rPr>
          <w:t>34</w:t>
        </w:r>
        <w:r>
          <w:rPr>
            <w:noProof/>
            <w:webHidden/>
          </w:rPr>
          <w:fldChar w:fldCharType="end"/>
        </w:r>
      </w:hyperlink>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790" w:history="1">
        <w:r w:rsidR="000A0953" w:rsidRPr="00F24F28">
          <w:rPr>
            <w:rStyle w:val="af0"/>
            <w:rFonts w:ascii="华文黑体" w:eastAsia="华文黑体"/>
            <w:noProof/>
          </w:rPr>
          <w:t>6.7</w:t>
        </w:r>
        <w:r w:rsidR="000A0953">
          <w:rPr>
            <w:rFonts w:eastAsiaTheme="minorEastAsia" w:cstheme="minorBidi"/>
            <w:smallCaps w:val="0"/>
            <w:noProof/>
            <w:kern w:val="2"/>
            <w:sz w:val="21"/>
            <w:szCs w:val="22"/>
          </w:rPr>
          <w:tab/>
        </w:r>
        <w:r w:rsidR="000A0953" w:rsidRPr="00F24F28">
          <w:rPr>
            <w:rStyle w:val="af0"/>
            <w:rFonts w:ascii="华文黑体" w:eastAsia="华文黑体" w:hAnsi="宋体" w:cs="宋体" w:hint="eastAsia"/>
            <w:noProof/>
          </w:rPr>
          <w:t>全局流路径</w:t>
        </w:r>
        <w:r w:rsidR="000A0953">
          <w:rPr>
            <w:noProof/>
            <w:webHidden/>
          </w:rPr>
          <w:tab/>
        </w:r>
        <w:r>
          <w:rPr>
            <w:noProof/>
            <w:webHidden/>
          </w:rPr>
          <w:fldChar w:fldCharType="begin"/>
        </w:r>
        <w:r w:rsidR="000A0953">
          <w:rPr>
            <w:noProof/>
            <w:webHidden/>
          </w:rPr>
          <w:instrText xml:space="preserve"> PAGEREF _Toc395797790 \h </w:instrText>
        </w:r>
        <w:r>
          <w:rPr>
            <w:noProof/>
            <w:webHidden/>
          </w:rPr>
        </w:r>
        <w:r>
          <w:rPr>
            <w:noProof/>
            <w:webHidden/>
          </w:rPr>
          <w:fldChar w:fldCharType="separate"/>
        </w:r>
        <w:r w:rsidR="000A0953">
          <w:rPr>
            <w:noProof/>
            <w:webHidden/>
          </w:rPr>
          <w:t>39</w:t>
        </w:r>
        <w:r>
          <w:rPr>
            <w:noProof/>
            <w:webHidden/>
          </w:rPr>
          <w:fldChar w:fldCharType="end"/>
        </w:r>
      </w:hyperlink>
    </w:p>
    <w:p w:rsidR="000A0953" w:rsidRDefault="00475907">
      <w:pPr>
        <w:pStyle w:val="30"/>
        <w:tabs>
          <w:tab w:val="left" w:pos="1200"/>
          <w:tab w:val="right" w:leader="dot" w:pos="8296"/>
        </w:tabs>
        <w:rPr>
          <w:rFonts w:eastAsiaTheme="minorEastAsia" w:cstheme="minorBidi"/>
          <w:i w:val="0"/>
          <w:iCs w:val="0"/>
          <w:noProof/>
          <w:kern w:val="2"/>
          <w:sz w:val="21"/>
          <w:szCs w:val="22"/>
        </w:rPr>
      </w:pPr>
      <w:hyperlink w:anchor="_Toc395797791" w:history="1">
        <w:r w:rsidR="000A0953" w:rsidRPr="00F24F28">
          <w:rPr>
            <w:rStyle w:val="af0"/>
            <w:rFonts w:ascii="华文黑体" w:eastAsia="华文黑体"/>
            <w:noProof/>
          </w:rPr>
          <w:t>6.7.1</w:t>
        </w:r>
        <w:r w:rsidR="000A0953">
          <w:rPr>
            <w:rFonts w:eastAsiaTheme="minorEastAsia" w:cstheme="minorBidi"/>
            <w:i w:val="0"/>
            <w:iCs w:val="0"/>
            <w:noProof/>
            <w:kern w:val="2"/>
            <w:sz w:val="21"/>
            <w:szCs w:val="22"/>
          </w:rPr>
          <w:tab/>
        </w:r>
        <w:r w:rsidR="000A0953" w:rsidRPr="00F24F28">
          <w:rPr>
            <w:rStyle w:val="af0"/>
            <w:rFonts w:ascii="华文黑体" w:eastAsia="华文黑体" w:hAnsi="宋体" w:cs="宋体" w:hint="eastAsia"/>
            <w:noProof/>
          </w:rPr>
          <w:t>在浏览器中查看全局流路径</w:t>
        </w:r>
        <w:r w:rsidR="000A0953">
          <w:rPr>
            <w:noProof/>
            <w:webHidden/>
          </w:rPr>
          <w:tab/>
        </w:r>
        <w:r>
          <w:rPr>
            <w:noProof/>
            <w:webHidden/>
          </w:rPr>
          <w:fldChar w:fldCharType="begin"/>
        </w:r>
        <w:r w:rsidR="000A0953">
          <w:rPr>
            <w:noProof/>
            <w:webHidden/>
          </w:rPr>
          <w:instrText xml:space="preserve"> PAGEREF _Toc395797791 \h </w:instrText>
        </w:r>
        <w:r>
          <w:rPr>
            <w:noProof/>
            <w:webHidden/>
          </w:rPr>
        </w:r>
        <w:r>
          <w:rPr>
            <w:noProof/>
            <w:webHidden/>
          </w:rPr>
          <w:fldChar w:fldCharType="separate"/>
        </w:r>
        <w:r w:rsidR="000A0953">
          <w:rPr>
            <w:noProof/>
            <w:webHidden/>
          </w:rPr>
          <w:t>39</w:t>
        </w:r>
        <w:r>
          <w:rPr>
            <w:noProof/>
            <w:webHidden/>
          </w:rPr>
          <w:fldChar w:fldCharType="end"/>
        </w:r>
      </w:hyperlink>
    </w:p>
    <w:p w:rsidR="000A0953" w:rsidRDefault="00475907">
      <w:pPr>
        <w:pStyle w:val="30"/>
        <w:tabs>
          <w:tab w:val="left" w:pos="1200"/>
          <w:tab w:val="right" w:leader="dot" w:pos="8296"/>
        </w:tabs>
        <w:rPr>
          <w:rFonts w:eastAsiaTheme="minorEastAsia" w:cstheme="minorBidi"/>
          <w:i w:val="0"/>
          <w:iCs w:val="0"/>
          <w:noProof/>
          <w:kern w:val="2"/>
          <w:sz w:val="21"/>
          <w:szCs w:val="22"/>
        </w:rPr>
      </w:pPr>
      <w:hyperlink w:anchor="_Toc395797792" w:history="1">
        <w:r w:rsidR="000A0953" w:rsidRPr="00F24F28">
          <w:rPr>
            <w:rStyle w:val="af0"/>
            <w:rFonts w:ascii="华文黑体" w:eastAsia="华文黑体"/>
            <w:noProof/>
          </w:rPr>
          <w:t>6.7.2</w:t>
        </w:r>
        <w:r w:rsidR="000A0953">
          <w:rPr>
            <w:rFonts w:eastAsiaTheme="minorEastAsia" w:cstheme="minorBidi"/>
            <w:i w:val="0"/>
            <w:iCs w:val="0"/>
            <w:noProof/>
            <w:kern w:val="2"/>
            <w:sz w:val="21"/>
            <w:szCs w:val="22"/>
          </w:rPr>
          <w:tab/>
        </w:r>
        <w:r w:rsidR="000A0953" w:rsidRPr="00F24F28">
          <w:rPr>
            <w:rStyle w:val="af0"/>
            <w:rFonts w:ascii="华文黑体" w:eastAsia="华文黑体" w:hAnsi="宋体" w:cs="宋体" w:hint="eastAsia"/>
            <w:noProof/>
          </w:rPr>
          <w:t>生成系统初始全局流路径</w:t>
        </w:r>
        <w:r w:rsidR="000A0953">
          <w:rPr>
            <w:noProof/>
            <w:webHidden/>
          </w:rPr>
          <w:tab/>
        </w:r>
        <w:r>
          <w:rPr>
            <w:noProof/>
            <w:webHidden/>
          </w:rPr>
          <w:fldChar w:fldCharType="begin"/>
        </w:r>
        <w:r w:rsidR="000A0953">
          <w:rPr>
            <w:noProof/>
            <w:webHidden/>
          </w:rPr>
          <w:instrText xml:space="preserve"> PAGEREF _Toc395797792 \h </w:instrText>
        </w:r>
        <w:r>
          <w:rPr>
            <w:noProof/>
            <w:webHidden/>
          </w:rPr>
        </w:r>
        <w:r>
          <w:rPr>
            <w:noProof/>
            <w:webHidden/>
          </w:rPr>
          <w:fldChar w:fldCharType="separate"/>
        </w:r>
        <w:r w:rsidR="000A0953">
          <w:rPr>
            <w:noProof/>
            <w:webHidden/>
          </w:rPr>
          <w:t>40</w:t>
        </w:r>
        <w:r>
          <w:rPr>
            <w:noProof/>
            <w:webHidden/>
          </w:rPr>
          <w:fldChar w:fldCharType="end"/>
        </w:r>
      </w:hyperlink>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793" w:history="1">
        <w:r w:rsidR="000A0953" w:rsidRPr="00F24F28">
          <w:rPr>
            <w:rStyle w:val="af0"/>
            <w:rFonts w:ascii="华文黑体" w:eastAsia="华文黑体"/>
            <w:noProof/>
          </w:rPr>
          <w:t>6.8</w:t>
        </w:r>
        <w:r w:rsidR="000A0953">
          <w:rPr>
            <w:rFonts w:eastAsiaTheme="minorEastAsia" w:cstheme="minorBidi"/>
            <w:smallCaps w:val="0"/>
            <w:noProof/>
            <w:kern w:val="2"/>
            <w:sz w:val="21"/>
            <w:szCs w:val="22"/>
          </w:rPr>
          <w:tab/>
        </w:r>
        <w:r w:rsidR="000A0953" w:rsidRPr="00F24F28">
          <w:rPr>
            <w:rStyle w:val="af0"/>
            <w:rFonts w:ascii="华文黑体" w:eastAsia="华文黑体" w:hint="eastAsia"/>
            <w:noProof/>
          </w:rPr>
          <w:t>性能测试</w:t>
        </w:r>
        <w:r w:rsidR="000A0953">
          <w:rPr>
            <w:noProof/>
            <w:webHidden/>
          </w:rPr>
          <w:tab/>
        </w:r>
        <w:r>
          <w:rPr>
            <w:noProof/>
            <w:webHidden/>
          </w:rPr>
          <w:fldChar w:fldCharType="begin"/>
        </w:r>
        <w:r w:rsidR="000A0953">
          <w:rPr>
            <w:noProof/>
            <w:webHidden/>
          </w:rPr>
          <w:instrText xml:space="preserve"> PAGEREF _Toc395797793 \h </w:instrText>
        </w:r>
        <w:r>
          <w:rPr>
            <w:noProof/>
            <w:webHidden/>
          </w:rPr>
        </w:r>
        <w:r>
          <w:rPr>
            <w:noProof/>
            <w:webHidden/>
          </w:rPr>
          <w:fldChar w:fldCharType="separate"/>
        </w:r>
        <w:r w:rsidR="000A0953">
          <w:rPr>
            <w:noProof/>
            <w:webHidden/>
          </w:rPr>
          <w:t>41</w:t>
        </w:r>
        <w:r>
          <w:rPr>
            <w:noProof/>
            <w:webHidden/>
          </w:rPr>
          <w:fldChar w:fldCharType="end"/>
        </w:r>
      </w:hyperlink>
    </w:p>
    <w:p w:rsidR="000A0953" w:rsidRDefault="00475907">
      <w:pPr>
        <w:pStyle w:val="10"/>
        <w:tabs>
          <w:tab w:val="left" w:pos="600"/>
          <w:tab w:val="right" w:leader="dot" w:pos="8296"/>
        </w:tabs>
        <w:rPr>
          <w:rFonts w:eastAsiaTheme="minorEastAsia" w:cstheme="minorBidi"/>
          <w:b w:val="0"/>
          <w:bCs w:val="0"/>
          <w:caps w:val="0"/>
          <w:noProof/>
          <w:kern w:val="2"/>
          <w:sz w:val="21"/>
          <w:szCs w:val="22"/>
        </w:rPr>
      </w:pPr>
      <w:hyperlink w:anchor="_Toc395797794" w:history="1">
        <w:r w:rsidR="000A0953" w:rsidRPr="00F24F28">
          <w:rPr>
            <w:rStyle w:val="af0"/>
            <w:rFonts w:ascii="华文黑体" w:eastAsia="华文黑体"/>
            <w:noProof/>
          </w:rPr>
          <w:t>7.</w:t>
        </w:r>
        <w:r w:rsidR="000A0953">
          <w:rPr>
            <w:rFonts w:eastAsiaTheme="minorEastAsia" w:cstheme="minorBidi"/>
            <w:b w:val="0"/>
            <w:bCs w:val="0"/>
            <w:caps w:val="0"/>
            <w:noProof/>
            <w:kern w:val="2"/>
            <w:sz w:val="21"/>
            <w:szCs w:val="22"/>
          </w:rPr>
          <w:tab/>
        </w:r>
        <w:r w:rsidR="000A0953" w:rsidRPr="00F24F28">
          <w:rPr>
            <w:rStyle w:val="af0"/>
            <w:rFonts w:ascii="华文黑体" w:eastAsia="华文黑体" w:hint="eastAsia"/>
            <w:noProof/>
          </w:rPr>
          <w:t>测试总结</w:t>
        </w:r>
        <w:r w:rsidR="000A0953">
          <w:rPr>
            <w:noProof/>
            <w:webHidden/>
          </w:rPr>
          <w:tab/>
        </w:r>
        <w:r>
          <w:rPr>
            <w:noProof/>
            <w:webHidden/>
          </w:rPr>
          <w:fldChar w:fldCharType="begin"/>
        </w:r>
        <w:r w:rsidR="000A0953">
          <w:rPr>
            <w:noProof/>
            <w:webHidden/>
          </w:rPr>
          <w:instrText xml:space="preserve"> PAGEREF _Toc395797794 \h </w:instrText>
        </w:r>
        <w:r>
          <w:rPr>
            <w:noProof/>
            <w:webHidden/>
          </w:rPr>
        </w:r>
        <w:r>
          <w:rPr>
            <w:noProof/>
            <w:webHidden/>
          </w:rPr>
          <w:fldChar w:fldCharType="separate"/>
        </w:r>
        <w:r w:rsidR="000A0953">
          <w:rPr>
            <w:noProof/>
            <w:webHidden/>
          </w:rPr>
          <w:t>42</w:t>
        </w:r>
        <w:r>
          <w:rPr>
            <w:noProof/>
            <w:webHidden/>
          </w:rPr>
          <w:fldChar w:fldCharType="end"/>
        </w:r>
      </w:hyperlink>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795" w:history="1">
        <w:r w:rsidR="000A0953" w:rsidRPr="00F24F28">
          <w:rPr>
            <w:rStyle w:val="af0"/>
            <w:rFonts w:ascii="华文黑体" w:eastAsia="华文黑体"/>
            <w:noProof/>
          </w:rPr>
          <w:t>7.1</w:t>
        </w:r>
        <w:r w:rsidR="000A0953">
          <w:rPr>
            <w:rFonts w:eastAsiaTheme="minorEastAsia" w:cstheme="minorBidi"/>
            <w:smallCaps w:val="0"/>
            <w:noProof/>
            <w:kern w:val="2"/>
            <w:sz w:val="21"/>
            <w:szCs w:val="22"/>
          </w:rPr>
          <w:tab/>
        </w:r>
        <w:r w:rsidR="000A0953" w:rsidRPr="00F24F28">
          <w:rPr>
            <w:rStyle w:val="af0"/>
            <w:rFonts w:ascii="华文黑体" w:eastAsia="华文黑体" w:hint="eastAsia"/>
            <w:noProof/>
          </w:rPr>
          <w:t>防火墙规则管理</w:t>
        </w:r>
        <w:r w:rsidR="000A0953">
          <w:rPr>
            <w:noProof/>
            <w:webHidden/>
          </w:rPr>
          <w:tab/>
        </w:r>
        <w:r>
          <w:rPr>
            <w:noProof/>
            <w:webHidden/>
          </w:rPr>
          <w:fldChar w:fldCharType="begin"/>
        </w:r>
        <w:r w:rsidR="000A0953">
          <w:rPr>
            <w:noProof/>
            <w:webHidden/>
          </w:rPr>
          <w:instrText xml:space="preserve"> PAGEREF _Toc395797795 \h </w:instrText>
        </w:r>
        <w:r>
          <w:rPr>
            <w:noProof/>
            <w:webHidden/>
          </w:rPr>
        </w:r>
        <w:r>
          <w:rPr>
            <w:noProof/>
            <w:webHidden/>
          </w:rPr>
          <w:fldChar w:fldCharType="separate"/>
        </w:r>
        <w:r w:rsidR="000A0953">
          <w:rPr>
            <w:noProof/>
            <w:webHidden/>
          </w:rPr>
          <w:t>42</w:t>
        </w:r>
        <w:r>
          <w:rPr>
            <w:noProof/>
            <w:webHidden/>
          </w:rPr>
          <w:fldChar w:fldCharType="end"/>
        </w:r>
      </w:hyperlink>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796" w:history="1">
        <w:r w:rsidR="000A0953" w:rsidRPr="00F24F28">
          <w:rPr>
            <w:rStyle w:val="af0"/>
            <w:rFonts w:ascii="华文黑体" w:eastAsia="华文黑体"/>
            <w:noProof/>
          </w:rPr>
          <w:t>7.2</w:t>
        </w:r>
        <w:r w:rsidR="000A0953">
          <w:rPr>
            <w:rFonts w:eastAsiaTheme="minorEastAsia" w:cstheme="minorBidi"/>
            <w:smallCaps w:val="0"/>
            <w:noProof/>
            <w:kern w:val="2"/>
            <w:sz w:val="21"/>
            <w:szCs w:val="22"/>
          </w:rPr>
          <w:tab/>
        </w:r>
        <w:r w:rsidR="000A0953" w:rsidRPr="00F24F28">
          <w:rPr>
            <w:rStyle w:val="af0"/>
            <w:rFonts w:ascii="华文黑体" w:eastAsia="华文黑体" w:hint="eastAsia"/>
            <w:noProof/>
          </w:rPr>
          <w:t>流表管理</w:t>
        </w:r>
        <w:r w:rsidR="000A0953">
          <w:rPr>
            <w:noProof/>
            <w:webHidden/>
          </w:rPr>
          <w:tab/>
        </w:r>
        <w:r>
          <w:rPr>
            <w:noProof/>
            <w:webHidden/>
          </w:rPr>
          <w:fldChar w:fldCharType="begin"/>
        </w:r>
        <w:r w:rsidR="000A0953">
          <w:rPr>
            <w:noProof/>
            <w:webHidden/>
          </w:rPr>
          <w:instrText xml:space="preserve"> PAGEREF _Toc395797796 \h </w:instrText>
        </w:r>
        <w:r>
          <w:rPr>
            <w:noProof/>
            <w:webHidden/>
          </w:rPr>
        </w:r>
        <w:r>
          <w:rPr>
            <w:noProof/>
            <w:webHidden/>
          </w:rPr>
          <w:fldChar w:fldCharType="separate"/>
        </w:r>
        <w:r w:rsidR="000A0953">
          <w:rPr>
            <w:noProof/>
            <w:webHidden/>
          </w:rPr>
          <w:t>42</w:t>
        </w:r>
        <w:r>
          <w:rPr>
            <w:noProof/>
            <w:webHidden/>
          </w:rPr>
          <w:fldChar w:fldCharType="end"/>
        </w:r>
      </w:hyperlink>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797" w:history="1">
        <w:r w:rsidR="000A0953" w:rsidRPr="00F24F28">
          <w:rPr>
            <w:rStyle w:val="af0"/>
            <w:rFonts w:ascii="华文黑体" w:eastAsia="华文黑体"/>
            <w:noProof/>
          </w:rPr>
          <w:t>7.3</w:t>
        </w:r>
        <w:r w:rsidR="000A0953">
          <w:rPr>
            <w:rFonts w:eastAsiaTheme="minorEastAsia" w:cstheme="minorBidi"/>
            <w:smallCaps w:val="0"/>
            <w:noProof/>
            <w:kern w:val="2"/>
            <w:sz w:val="21"/>
            <w:szCs w:val="22"/>
          </w:rPr>
          <w:tab/>
        </w:r>
        <w:r w:rsidR="000A0953" w:rsidRPr="00F24F28">
          <w:rPr>
            <w:rStyle w:val="af0"/>
            <w:rFonts w:ascii="华文黑体" w:eastAsia="华文黑体" w:hint="eastAsia"/>
            <w:noProof/>
          </w:rPr>
          <w:t>有效</w:t>
        </w:r>
        <w:r w:rsidR="000A0953" w:rsidRPr="00F24F28">
          <w:rPr>
            <w:rStyle w:val="af0"/>
            <w:rFonts w:ascii="华文黑体" w:eastAsia="华文黑体"/>
            <w:noProof/>
          </w:rPr>
          <w:t>DENY</w:t>
        </w:r>
        <w:r w:rsidR="000A0953" w:rsidRPr="00F24F28">
          <w:rPr>
            <w:rStyle w:val="af0"/>
            <w:rFonts w:ascii="华文黑体" w:eastAsia="华文黑体" w:hint="eastAsia"/>
            <w:noProof/>
          </w:rPr>
          <w:t>规则</w:t>
        </w:r>
        <w:r w:rsidR="000A0953">
          <w:rPr>
            <w:noProof/>
            <w:webHidden/>
          </w:rPr>
          <w:tab/>
        </w:r>
        <w:r>
          <w:rPr>
            <w:noProof/>
            <w:webHidden/>
          </w:rPr>
          <w:fldChar w:fldCharType="begin"/>
        </w:r>
        <w:r w:rsidR="000A0953">
          <w:rPr>
            <w:noProof/>
            <w:webHidden/>
          </w:rPr>
          <w:instrText xml:space="preserve"> PAGEREF _Toc395797797 \h </w:instrText>
        </w:r>
        <w:r>
          <w:rPr>
            <w:noProof/>
            <w:webHidden/>
          </w:rPr>
        </w:r>
        <w:r>
          <w:rPr>
            <w:noProof/>
            <w:webHidden/>
          </w:rPr>
          <w:fldChar w:fldCharType="separate"/>
        </w:r>
        <w:r w:rsidR="000A0953">
          <w:rPr>
            <w:noProof/>
            <w:webHidden/>
          </w:rPr>
          <w:t>42</w:t>
        </w:r>
        <w:r>
          <w:rPr>
            <w:noProof/>
            <w:webHidden/>
          </w:rPr>
          <w:fldChar w:fldCharType="end"/>
        </w:r>
      </w:hyperlink>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798" w:history="1">
        <w:r w:rsidR="000A0953" w:rsidRPr="00F24F28">
          <w:rPr>
            <w:rStyle w:val="af0"/>
            <w:rFonts w:ascii="华文黑体" w:eastAsia="华文黑体" w:hAnsiTheme="minorEastAsia"/>
            <w:noProof/>
          </w:rPr>
          <w:t>7.4</w:t>
        </w:r>
        <w:r w:rsidR="000A0953">
          <w:rPr>
            <w:rFonts w:eastAsiaTheme="minorEastAsia" w:cstheme="minorBidi"/>
            <w:smallCaps w:val="0"/>
            <w:noProof/>
            <w:kern w:val="2"/>
            <w:sz w:val="21"/>
            <w:szCs w:val="22"/>
          </w:rPr>
          <w:tab/>
        </w:r>
        <w:r w:rsidR="000A0953" w:rsidRPr="00F24F28">
          <w:rPr>
            <w:rStyle w:val="af0"/>
            <w:rFonts w:ascii="华文黑体" w:eastAsia="华文黑体" w:hAnsiTheme="minorEastAsia" w:hint="eastAsia"/>
            <w:noProof/>
          </w:rPr>
          <w:t>寻找</w:t>
        </w:r>
        <w:r w:rsidR="000A0953" w:rsidRPr="00F24F28">
          <w:rPr>
            <w:rStyle w:val="af0"/>
            <w:rFonts w:ascii="华文黑体" w:eastAsia="华文黑体" w:hAnsiTheme="minorEastAsia"/>
            <w:noProof/>
          </w:rPr>
          <w:t>FlowPath</w:t>
        </w:r>
        <w:r w:rsidR="000A0953">
          <w:rPr>
            <w:noProof/>
            <w:webHidden/>
          </w:rPr>
          <w:tab/>
        </w:r>
        <w:r>
          <w:rPr>
            <w:noProof/>
            <w:webHidden/>
          </w:rPr>
          <w:fldChar w:fldCharType="begin"/>
        </w:r>
        <w:r w:rsidR="000A0953">
          <w:rPr>
            <w:noProof/>
            <w:webHidden/>
          </w:rPr>
          <w:instrText xml:space="preserve"> PAGEREF _Toc395797798 \h </w:instrText>
        </w:r>
        <w:r>
          <w:rPr>
            <w:noProof/>
            <w:webHidden/>
          </w:rPr>
        </w:r>
        <w:r>
          <w:rPr>
            <w:noProof/>
            <w:webHidden/>
          </w:rPr>
          <w:fldChar w:fldCharType="separate"/>
        </w:r>
        <w:r w:rsidR="000A0953">
          <w:rPr>
            <w:noProof/>
            <w:webHidden/>
          </w:rPr>
          <w:t>42</w:t>
        </w:r>
        <w:r>
          <w:rPr>
            <w:noProof/>
            <w:webHidden/>
          </w:rPr>
          <w:fldChar w:fldCharType="end"/>
        </w:r>
      </w:hyperlink>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799" w:history="1">
        <w:r w:rsidR="000A0953" w:rsidRPr="00F24F28">
          <w:rPr>
            <w:rStyle w:val="af0"/>
            <w:rFonts w:ascii="华文黑体" w:eastAsia="华文黑体"/>
            <w:noProof/>
          </w:rPr>
          <w:t>7.5</w:t>
        </w:r>
        <w:r w:rsidR="000A0953">
          <w:rPr>
            <w:rFonts w:eastAsiaTheme="minorEastAsia" w:cstheme="minorBidi"/>
            <w:smallCaps w:val="0"/>
            <w:noProof/>
            <w:kern w:val="2"/>
            <w:sz w:val="21"/>
            <w:szCs w:val="22"/>
          </w:rPr>
          <w:tab/>
        </w:r>
        <w:r w:rsidR="000A0953" w:rsidRPr="00F24F28">
          <w:rPr>
            <w:rStyle w:val="af0"/>
            <w:rFonts w:ascii="华文黑体" w:eastAsia="华文黑体" w:hint="eastAsia"/>
            <w:noProof/>
          </w:rPr>
          <w:t>冲突检测</w:t>
        </w:r>
        <w:r w:rsidR="000A0953">
          <w:rPr>
            <w:noProof/>
            <w:webHidden/>
          </w:rPr>
          <w:tab/>
        </w:r>
        <w:r>
          <w:rPr>
            <w:noProof/>
            <w:webHidden/>
          </w:rPr>
          <w:fldChar w:fldCharType="begin"/>
        </w:r>
        <w:r w:rsidR="000A0953">
          <w:rPr>
            <w:noProof/>
            <w:webHidden/>
          </w:rPr>
          <w:instrText xml:space="preserve"> PAGEREF _Toc395797799 \h </w:instrText>
        </w:r>
        <w:r>
          <w:rPr>
            <w:noProof/>
            <w:webHidden/>
          </w:rPr>
        </w:r>
        <w:r>
          <w:rPr>
            <w:noProof/>
            <w:webHidden/>
          </w:rPr>
          <w:fldChar w:fldCharType="separate"/>
        </w:r>
        <w:r w:rsidR="000A0953">
          <w:rPr>
            <w:noProof/>
            <w:webHidden/>
          </w:rPr>
          <w:t>42</w:t>
        </w:r>
        <w:r>
          <w:rPr>
            <w:noProof/>
            <w:webHidden/>
          </w:rPr>
          <w:fldChar w:fldCharType="end"/>
        </w:r>
      </w:hyperlink>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800" w:history="1">
        <w:r w:rsidR="000A0953" w:rsidRPr="00F24F28">
          <w:rPr>
            <w:rStyle w:val="af0"/>
            <w:rFonts w:ascii="华文黑体" w:eastAsia="华文黑体"/>
            <w:noProof/>
          </w:rPr>
          <w:t>7.6</w:t>
        </w:r>
        <w:r w:rsidR="000A0953">
          <w:rPr>
            <w:rFonts w:eastAsiaTheme="minorEastAsia" w:cstheme="minorBidi"/>
            <w:smallCaps w:val="0"/>
            <w:noProof/>
            <w:kern w:val="2"/>
            <w:sz w:val="21"/>
            <w:szCs w:val="22"/>
          </w:rPr>
          <w:tab/>
        </w:r>
        <w:r w:rsidR="000A0953" w:rsidRPr="00F24F28">
          <w:rPr>
            <w:rStyle w:val="af0"/>
            <w:rFonts w:ascii="华文黑体" w:eastAsia="华文黑体" w:hint="eastAsia"/>
            <w:noProof/>
          </w:rPr>
          <w:t>冲突解决</w:t>
        </w:r>
        <w:r w:rsidR="000A0953">
          <w:rPr>
            <w:noProof/>
            <w:webHidden/>
          </w:rPr>
          <w:tab/>
        </w:r>
        <w:r>
          <w:rPr>
            <w:noProof/>
            <w:webHidden/>
          </w:rPr>
          <w:fldChar w:fldCharType="begin"/>
        </w:r>
        <w:r w:rsidR="000A0953">
          <w:rPr>
            <w:noProof/>
            <w:webHidden/>
          </w:rPr>
          <w:instrText xml:space="preserve"> PAGEREF _Toc395797800 \h </w:instrText>
        </w:r>
        <w:r>
          <w:rPr>
            <w:noProof/>
            <w:webHidden/>
          </w:rPr>
        </w:r>
        <w:r>
          <w:rPr>
            <w:noProof/>
            <w:webHidden/>
          </w:rPr>
          <w:fldChar w:fldCharType="separate"/>
        </w:r>
        <w:r w:rsidR="000A0953">
          <w:rPr>
            <w:noProof/>
            <w:webHidden/>
          </w:rPr>
          <w:t>43</w:t>
        </w:r>
        <w:r>
          <w:rPr>
            <w:noProof/>
            <w:webHidden/>
          </w:rPr>
          <w:fldChar w:fldCharType="end"/>
        </w:r>
      </w:hyperlink>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801" w:history="1">
        <w:r w:rsidR="000A0953" w:rsidRPr="00F24F28">
          <w:rPr>
            <w:rStyle w:val="af0"/>
            <w:rFonts w:ascii="华文黑体" w:eastAsia="华文黑体"/>
            <w:noProof/>
          </w:rPr>
          <w:t>7.7</w:t>
        </w:r>
        <w:r w:rsidR="000A0953">
          <w:rPr>
            <w:rFonts w:eastAsiaTheme="minorEastAsia" w:cstheme="minorBidi"/>
            <w:smallCaps w:val="0"/>
            <w:noProof/>
            <w:kern w:val="2"/>
            <w:sz w:val="21"/>
            <w:szCs w:val="22"/>
          </w:rPr>
          <w:tab/>
        </w:r>
        <w:r w:rsidR="000A0953" w:rsidRPr="00F24F28">
          <w:rPr>
            <w:rStyle w:val="af0"/>
            <w:rFonts w:ascii="华文黑体" w:eastAsia="华文黑体" w:hint="eastAsia"/>
            <w:noProof/>
          </w:rPr>
          <w:t>全局流路径</w:t>
        </w:r>
        <w:r w:rsidR="000A0953">
          <w:rPr>
            <w:noProof/>
            <w:webHidden/>
          </w:rPr>
          <w:tab/>
        </w:r>
        <w:r>
          <w:rPr>
            <w:noProof/>
            <w:webHidden/>
          </w:rPr>
          <w:fldChar w:fldCharType="begin"/>
        </w:r>
        <w:r w:rsidR="000A0953">
          <w:rPr>
            <w:noProof/>
            <w:webHidden/>
          </w:rPr>
          <w:instrText xml:space="preserve"> PAGEREF _Toc395797801 \h </w:instrText>
        </w:r>
        <w:r>
          <w:rPr>
            <w:noProof/>
            <w:webHidden/>
          </w:rPr>
        </w:r>
        <w:r>
          <w:rPr>
            <w:noProof/>
            <w:webHidden/>
          </w:rPr>
          <w:fldChar w:fldCharType="separate"/>
        </w:r>
        <w:r w:rsidR="000A0953">
          <w:rPr>
            <w:noProof/>
            <w:webHidden/>
          </w:rPr>
          <w:t>43</w:t>
        </w:r>
        <w:r>
          <w:rPr>
            <w:noProof/>
            <w:webHidden/>
          </w:rPr>
          <w:fldChar w:fldCharType="end"/>
        </w:r>
      </w:hyperlink>
    </w:p>
    <w:p w:rsidR="000A0953" w:rsidRDefault="00475907">
      <w:pPr>
        <w:pStyle w:val="20"/>
        <w:tabs>
          <w:tab w:val="left" w:pos="800"/>
          <w:tab w:val="right" w:leader="dot" w:pos="8296"/>
        </w:tabs>
        <w:rPr>
          <w:rFonts w:eastAsiaTheme="minorEastAsia" w:cstheme="minorBidi"/>
          <w:smallCaps w:val="0"/>
          <w:noProof/>
          <w:kern w:val="2"/>
          <w:sz w:val="21"/>
          <w:szCs w:val="22"/>
        </w:rPr>
      </w:pPr>
      <w:hyperlink w:anchor="_Toc395797802" w:history="1">
        <w:r w:rsidR="000A0953" w:rsidRPr="00F24F28">
          <w:rPr>
            <w:rStyle w:val="af0"/>
            <w:rFonts w:ascii="华文黑体" w:eastAsia="华文黑体"/>
            <w:noProof/>
          </w:rPr>
          <w:t>7.8</w:t>
        </w:r>
        <w:r w:rsidR="000A0953">
          <w:rPr>
            <w:rFonts w:eastAsiaTheme="minorEastAsia" w:cstheme="minorBidi"/>
            <w:smallCaps w:val="0"/>
            <w:noProof/>
            <w:kern w:val="2"/>
            <w:sz w:val="21"/>
            <w:szCs w:val="22"/>
          </w:rPr>
          <w:tab/>
        </w:r>
        <w:r w:rsidR="000A0953" w:rsidRPr="00F24F28">
          <w:rPr>
            <w:rStyle w:val="af0"/>
            <w:rFonts w:ascii="华文黑体" w:eastAsia="华文黑体" w:hint="eastAsia"/>
            <w:noProof/>
          </w:rPr>
          <w:t>性能测试</w:t>
        </w:r>
        <w:r w:rsidR="000A0953">
          <w:rPr>
            <w:noProof/>
            <w:webHidden/>
          </w:rPr>
          <w:tab/>
        </w:r>
        <w:r>
          <w:rPr>
            <w:noProof/>
            <w:webHidden/>
          </w:rPr>
          <w:fldChar w:fldCharType="begin"/>
        </w:r>
        <w:r w:rsidR="000A0953">
          <w:rPr>
            <w:noProof/>
            <w:webHidden/>
          </w:rPr>
          <w:instrText xml:space="preserve"> PAGEREF _Toc395797802 \h </w:instrText>
        </w:r>
        <w:r>
          <w:rPr>
            <w:noProof/>
            <w:webHidden/>
          </w:rPr>
        </w:r>
        <w:r>
          <w:rPr>
            <w:noProof/>
            <w:webHidden/>
          </w:rPr>
          <w:fldChar w:fldCharType="separate"/>
        </w:r>
        <w:r w:rsidR="000A0953">
          <w:rPr>
            <w:noProof/>
            <w:webHidden/>
          </w:rPr>
          <w:t>43</w:t>
        </w:r>
        <w:r>
          <w:rPr>
            <w:noProof/>
            <w:webHidden/>
          </w:rPr>
          <w:fldChar w:fldCharType="end"/>
        </w:r>
      </w:hyperlink>
    </w:p>
    <w:p w:rsidR="000A0953" w:rsidRDefault="00475907" w:rsidP="00865E98">
      <w:pPr>
        <w:widowControl/>
        <w:suppressAutoHyphens w:val="0"/>
        <w:jc w:val="left"/>
        <w:outlineLvl w:val="0"/>
        <w:rPr>
          <w:rFonts w:ascii="华文黑体" w:eastAsia="华文黑体"/>
          <w:kern w:val="1"/>
          <w:sz w:val="32"/>
          <w:szCs w:val="32"/>
        </w:rPr>
      </w:pPr>
      <w:r>
        <w:rPr>
          <w:rFonts w:ascii="华文黑体" w:eastAsia="华文黑体"/>
          <w:kern w:val="1"/>
          <w:sz w:val="32"/>
          <w:szCs w:val="32"/>
        </w:rPr>
        <w:fldChar w:fldCharType="end"/>
      </w:r>
      <w:commentRangeEnd w:id="2"/>
      <w:r w:rsidR="00905C18">
        <w:rPr>
          <w:rStyle w:val="af7"/>
        </w:rPr>
        <w:commentReference w:id="2"/>
      </w:r>
      <w:r w:rsidR="003A7D74">
        <w:rPr>
          <w:rFonts w:ascii="华文黑体" w:eastAsia="华文黑体" w:hint="eastAsia"/>
          <w:kern w:val="1"/>
          <w:sz w:val="32"/>
          <w:szCs w:val="32"/>
        </w:rPr>
        <w:t>图目</w:t>
      </w:r>
    </w:p>
    <w:p w:rsidR="00865E98" w:rsidRDefault="00475907" w:rsidP="00865E98">
      <w:pPr>
        <w:pStyle w:val="af2"/>
        <w:tabs>
          <w:tab w:val="right" w:leader="dot" w:pos="8296"/>
        </w:tabs>
        <w:rPr>
          <w:noProof/>
        </w:rPr>
      </w:pPr>
      <w:r>
        <w:rPr>
          <w:rFonts w:ascii="华文黑体" w:eastAsia="华文黑体"/>
          <w:kern w:val="1"/>
          <w:sz w:val="32"/>
          <w:szCs w:val="32"/>
        </w:rPr>
        <w:fldChar w:fldCharType="begin"/>
      </w:r>
      <w:r w:rsidR="00865E98">
        <w:rPr>
          <w:rFonts w:ascii="华文黑体" w:eastAsia="华文黑体"/>
          <w:kern w:val="1"/>
          <w:sz w:val="32"/>
          <w:szCs w:val="32"/>
        </w:rPr>
        <w:instrText xml:space="preserve"> </w:instrText>
      </w:r>
      <w:r w:rsidR="00865E98">
        <w:rPr>
          <w:rFonts w:ascii="华文黑体" w:eastAsia="华文黑体" w:hint="eastAsia"/>
          <w:kern w:val="1"/>
          <w:sz w:val="32"/>
          <w:szCs w:val="32"/>
        </w:rPr>
        <w:instrText>TOC \h \z \c "图5-"</w:instrText>
      </w:r>
      <w:r w:rsidR="00865E98">
        <w:rPr>
          <w:rFonts w:ascii="华文黑体" w:eastAsia="华文黑体"/>
          <w:kern w:val="1"/>
          <w:sz w:val="32"/>
          <w:szCs w:val="32"/>
        </w:rPr>
        <w:instrText xml:space="preserve"> </w:instrText>
      </w:r>
      <w:r>
        <w:rPr>
          <w:rFonts w:ascii="华文黑体" w:eastAsia="华文黑体"/>
          <w:kern w:val="1"/>
          <w:sz w:val="32"/>
          <w:szCs w:val="32"/>
        </w:rPr>
        <w:fldChar w:fldCharType="separate"/>
      </w:r>
      <w:hyperlink w:anchor="_Toc395800704" w:history="1">
        <w:r w:rsidR="00865E98" w:rsidRPr="0024692E">
          <w:rPr>
            <w:rStyle w:val="af0"/>
            <w:rFonts w:ascii="宋体" w:hAnsi="宋体" w:cs="宋体" w:hint="eastAsia"/>
            <w:noProof/>
          </w:rPr>
          <w:t>图</w:t>
        </w:r>
        <w:r w:rsidR="00865E98" w:rsidRPr="0024692E">
          <w:rPr>
            <w:rStyle w:val="af0"/>
            <w:rFonts w:cs="Times New Roman"/>
            <w:noProof/>
          </w:rPr>
          <w:t>5-</w:t>
        </w:r>
        <w:r w:rsidR="00865E98" w:rsidRPr="0024692E">
          <w:rPr>
            <w:rStyle w:val="af0"/>
            <w:noProof/>
          </w:rPr>
          <w:t xml:space="preserve"> 1</w:t>
        </w:r>
        <w:r w:rsidR="00865E98" w:rsidRPr="0024692E">
          <w:rPr>
            <w:rStyle w:val="af0"/>
            <w:rFonts w:hint="eastAsia"/>
            <w:noProof/>
          </w:rPr>
          <w:t>初始化拓扑结构</w:t>
        </w:r>
        <w:r w:rsidR="00865E98">
          <w:rPr>
            <w:noProof/>
            <w:webHidden/>
          </w:rPr>
          <w:tab/>
        </w:r>
        <w:r>
          <w:rPr>
            <w:noProof/>
            <w:webHidden/>
          </w:rPr>
          <w:fldChar w:fldCharType="begin"/>
        </w:r>
        <w:r w:rsidR="00865E98">
          <w:rPr>
            <w:noProof/>
            <w:webHidden/>
          </w:rPr>
          <w:instrText xml:space="preserve"> PAGEREF _Toc395800704 \h </w:instrText>
        </w:r>
        <w:r>
          <w:rPr>
            <w:noProof/>
            <w:webHidden/>
          </w:rPr>
        </w:r>
        <w:r>
          <w:rPr>
            <w:noProof/>
            <w:webHidden/>
          </w:rPr>
          <w:fldChar w:fldCharType="separate"/>
        </w:r>
        <w:r w:rsidR="00865E98">
          <w:rPr>
            <w:noProof/>
            <w:webHidden/>
          </w:rPr>
          <w:t>6</w:t>
        </w:r>
        <w:r>
          <w:rPr>
            <w:noProof/>
            <w:webHidden/>
          </w:rPr>
          <w:fldChar w:fldCharType="end"/>
        </w:r>
      </w:hyperlink>
      <w:r>
        <w:rPr>
          <w:rFonts w:ascii="华文黑体" w:eastAsia="华文黑体"/>
          <w:kern w:val="1"/>
          <w:sz w:val="32"/>
          <w:szCs w:val="32"/>
        </w:rPr>
        <w:fldChar w:fldCharType="end"/>
      </w:r>
      <w:r w:rsidRPr="00475907">
        <w:rPr>
          <w:rFonts w:ascii="华文黑体" w:eastAsia="华文黑体"/>
          <w:kern w:val="1"/>
          <w:sz w:val="32"/>
          <w:szCs w:val="32"/>
        </w:rPr>
        <w:fldChar w:fldCharType="begin"/>
      </w:r>
      <w:r w:rsidR="00865E98">
        <w:rPr>
          <w:rFonts w:ascii="华文黑体" w:eastAsia="华文黑体"/>
          <w:kern w:val="1"/>
          <w:sz w:val="32"/>
          <w:szCs w:val="32"/>
        </w:rPr>
        <w:instrText xml:space="preserve"> TOC \h \z \c "图6-" </w:instrText>
      </w:r>
      <w:r w:rsidRPr="00475907">
        <w:rPr>
          <w:rFonts w:ascii="华文黑体" w:eastAsia="华文黑体"/>
          <w:kern w:val="1"/>
          <w:sz w:val="32"/>
          <w:szCs w:val="32"/>
        </w:rPr>
        <w:fldChar w:fldCharType="separate"/>
      </w:r>
    </w:p>
    <w:p w:rsidR="00865E98" w:rsidRDefault="00475907">
      <w:pPr>
        <w:pStyle w:val="af2"/>
        <w:tabs>
          <w:tab w:val="right" w:leader="dot" w:pos="8296"/>
        </w:tabs>
        <w:rPr>
          <w:rFonts w:eastAsiaTheme="minorEastAsia" w:cstheme="minorBidi"/>
          <w:smallCaps w:val="0"/>
          <w:noProof/>
          <w:kern w:val="2"/>
          <w:sz w:val="21"/>
          <w:szCs w:val="22"/>
        </w:rPr>
      </w:pPr>
      <w:hyperlink w:anchor="_Toc395800708"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1</w:t>
        </w:r>
        <w:r w:rsidR="00865E98" w:rsidRPr="002E61D1">
          <w:rPr>
            <w:rStyle w:val="af0"/>
            <w:rFonts w:ascii="宋体" w:hAnsi="宋体" w:cs="宋体" w:hint="eastAsia"/>
            <w:noProof/>
          </w:rPr>
          <w:t>初始化的防火墙规则信息</w:t>
        </w:r>
        <w:r w:rsidR="00865E98">
          <w:rPr>
            <w:noProof/>
            <w:webHidden/>
          </w:rPr>
          <w:tab/>
        </w:r>
        <w:r>
          <w:rPr>
            <w:noProof/>
            <w:webHidden/>
          </w:rPr>
          <w:fldChar w:fldCharType="begin"/>
        </w:r>
        <w:r w:rsidR="00865E98">
          <w:rPr>
            <w:noProof/>
            <w:webHidden/>
          </w:rPr>
          <w:instrText xml:space="preserve"> PAGEREF _Toc395800708 \h </w:instrText>
        </w:r>
        <w:r>
          <w:rPr>
            <w:noProof/>
            <w:webHidden/>
          </w:rPr>
        </w:r>
        <w:r>
          <w:rPr>
            <w:noProof/>
            <w:webHidden/>
          </w:rPr>
          <w:fldChar w:fldCharType="separate"/>
        </w:r>
        <w:r w:rsidR="00865E98">
          <w:rPr>
            <w:noProof/>
            <w:webHidden/>
          </w:rPr>
          <w:t>16</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09" w:history="1">
        <w:r w:rsidR="00865E98" w:rsidRPr="002E61D1">
          <w:rPr>
            <w:rStyle w:val="af0"/>
            <w:rFonts w:hint="eastAsia"/>
            <w:noProof/>
          </w:rPr>
          <w:t>图</w:t>
        </w:r>
        <w:r w:rsidR="00865E98" w:rsidRPr="002E61D1">
          <w:rPr>
            <w:rStyle w:val="af0"/>
            <w:rFonts w:hint="eastAsia"/>
            <w:noProof/>
          </w:rPr>
          <w:t xml:space="preserve">6- </w:t>
        </w:r>
        <w:r w:rsidR="00865E98" w:rsidRPr="002E61D1">
          <w:rPr>
            <w:rStyle w:val="af0"/>
            <w:noProof/>
          </w:rPr>
          <w:t>2</w:t>
        </w:r>
        <w:r w:rsidR="00865E98" w:rsidRPr="002E61D1">
          <w:rPr>
            <w:rStyle w:val="af0"/>
            <w:rFonts w:ascii="宋体" w:hAnsi="宋体" w:cs="宋体" w:hint="eastAsia"/>
            <w:noProof/>
          </w:rPr>
          <w:t>防火墙规则删除成功</w:t>
        </w:r>
        <w:r w:rsidR="00865E98">
          <w:rPr>
            <w:noProof/>
            <w:webHidden/>
          </w:rPr>
          <w:tab/>
        </w:r>
        <w:r>
          <w:rPr>
            <w:noProof/>
            <w:webHidden/>
          </w:rPr>
          <w:fldChar w:fldCharType="begin"/>
        </w:r>
        <w:r w:rsidR="00865E98">
          <w:rPr>
            <w:noProof/>
            <w:webHidden/>
          </w:rPr>
          <w:instrText xml:space="preserve"> PAGEREF _Toc395800709 \h </w:instrText>
        </w:r>
        <w:r>
          <w:rPr>
            <w:noProof/>
            <w:webHidden/>
          </w:rPr>
        </w:r>
        <w:r>
          <w:rPr>
            <w:noProof/>
            <w:webHidden/>
          </w:rPr>
          <w:fldChar w:fldCharType="separate"/>
        </w:r>
        <w:r w:rsidR="00865E98">
          <w:rPr>
            <w:noProof/>
            <w:webHidden/>
          </w:rPr>
          <w:t>16</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10"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3</w:t>
        </w:r>
        <w:r w:rsidR="00865E98" w:rsidRPr="002E61D1">
          <w:rPr>
            <w:rStyle w:val="af0"/>
            <w:rFonts w:ascii="宋体" w:hAnsi="宋体" w:cs="宋体" w:hint="eastAsia"/>
            <w:noProof/>
          </w:rPr>
          <w:t>添加防火墙规则</w:t>
        </w:r>
        <w:r w:rsidR="00865E98">
          <w:rPr>
            <w:noProof/>
            <w:webHidden/>
          </w:rPr>
          <w:tab/>
        </w:r>
        <w:r>
          <w:rPr>
            <w:noProof/>
            <w:webHidden/>
          </w:rPr>
          <w:fldChar w:fldCharType="begin"/>
        </w:r>
        <w:r w:rsidR="00865E98">
          <w:rPr>
            <w:noProof/>
            <w:webHidden/>
          </w:rPr>
          <w:instrText xml:space="preserve"> PAGEREF _Toc395800710 \h </w:instrText>
        </w:r>
        <w:r>
          <w:rPr>
            <w:noProof/>
            <w:webHidden/>
          </w:rPr>
        </w:r>
        <w:r>
          <w:rPr>
            <w:noProof/>
            <w:webHidden/>
          </w:rPr>
          <w:fldChar w:fldCharType="separate"/>
        </w:r>
        <w:r w:rsidR="00865E98">
          <w:rPr>
            <w:noProof/>
            <w:webHidden/>
          </w:rPr>
          <w:t>17</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11" w:history="1">
        <w:r w:rsidR="00865E98" w:rsidRPr="002E61D1">
          <w:rPr>
            <w:rStyle w:val="af0"/>
            <w:rFonts w:ascii="宋体" w:hAnsi="宋体" w:cs="宋体" w:hint="eastAsia"/>
            <w:noProof/>
          </w:rPr>
          <w:t>图</w:t>
        </w:r>
        <w:r w:rsidR="00865E98" w:rsidRPr="002E61D1">
          <w:rPr>
            <w:rStyle w:val="af0"/>
            <w:noProof/>
          </w:rPr>
          <w:t>6- 4</w:t>
        </w:r>
        <w:r w:rsidR="00865E98" w:rsidRPr="002E61D1">
          <w:rPr>
            <w:rStyle w:val="af0"/>
            <w:rFonts w:ascii="宋体" w:hAnsi="宋体" w:cs="宋体" w:hint="eastAsia"/>
            <w:noProof/>
          </w:rPr>
          <w:t>查看新添加的防火墙规则</w:t>
        </w:r>
        <w:r w:rsidR="00865E98">
          <w:rPr>
            <w:noProof/>
            <w:webHidden/>
          </w:rPr>
          <w:tab/>
        </w:r>
        <w:r>
          <w:rPr>
            <w:noProof/>
            <w:webHidden/>
          </w:rPr>
          <w:fldChar w:fldCharType="begin"/>
        </w:r>
        <w:r w:rsidR="00865E98">
          <w:rPr>
            <w:noProof/>
            <w:webHidden/>
          </w:rPr>
          <w:instrText xml:space="preserve"> PAGEREF _Toc395800711 \h </w:instrText>
        </w:r>
        <w:r>
          <w:rPr>
            <w:noProof/>
            <w:webHidden/>
          </w:rPr>
        </w:r>
        <w:r>
          <w:rPr>
            <w:noProof/>
            <w:webHidden/>
          </w:rPr>
          <w:fldChar w:fldCharType="separate"/>
        </w:r>
        <w:r w:rsidR="00865E98">
          <w:rPr>
            <w:noProof/>
            <w:webHidden/>
          </w:rPr>
          <w:t>17</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12"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5</w:t>
        </w:r>
        <w:r w:rsidR="00865E98" w:rsidRPr="002E61D1">
          <w:rPr>
            <w:rStyle w:val="af0"/>
            <w:rFonts w:ascii="宋体" w:hAnsi="宋体" w:cs="宋体" w:hint="eastAsia"/>
            <w:noProof/>
          </w:rPr>
          <w:t>删除防火墙规则</w:t>
        </w:r>
        <w:r w:rsidR="00865E98">
          <w:rPr>
            <w:noProof/>
            <w:webHidden/>
          </w:rPr>
          <w:tab/>
        </w:r>
        <w:r>
          <w:rPr>
            <w:noProof/>
            <w:webHidden/>
          </w:rPr>
          <w:fldChar w:fldCharType="begin"/>
        </w:r>
        <w:r w:rsidR="00865E98">
          <w:rPr>
            <w:noProof/>
            <w:webHidden/>
          </w:rPr>
          <w:instrText xml:space="preserve"> PAGEREF _Toc395800712 \h </w:instrText>
        </w:r>
        <w:r>
          <w:rPr>
            <w:noProof/>
            <w:webHidden/>
          </w:rPr>
        </w:r>
        <w:r>
          <w:rPr>
            <w:noProof/>
            <w:webHidden/>
          </w:rPr>
          <w:fldChar w:fldCharType="separate"/>
        </w:r>
        <w:r w:rsidR="00865E98">
          <w:rPr>
            <w:noProof/>
            <w:webHidden/>
          </w:rPr>
          <w:t>18</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13" w:history="1">
        <w:r w:rsidR="00865E98" w:rsidRPr="002E61D1">
          <w:rPr>
            <w:rStyle w:val="af0"/>
            <w:rFonts w:hint="eastAsia"/>
            <w:noProof/>
          </w:rPr>
          <w:t>图</w:t>
        </w:r>
        <w:r w:rsidR="00865E98" w:rsidRPr="002E61D1">
          <w:rPr>
            <w:rStyle w:val="af0"/>
            <w:rFonts w:hint="eastAsia"/>
            <w:noProof/>
          </w:rPr>
          <w:t xml:space="preserve">6- </w:t>
        </w:r>
        <w:r w:rsidR="00865E98" w:rsidRPr="002E61D1">
          <w:rPr>
            <w:rStyle w:val="af0"/>
            <w:noProof/>
          </w:rPr>
          <w:t>6</w:t>
        </w:r>
        <w:r w:rsidR="00865E98" w:rsidRPr="002E61D1">
          <w:rPr>
            <w:rStyle w:val="af0"/>
            <w:rFonts w:ascii="宋体" w:hAnsi="宋体" w:cs="宋体" w:hint="eastAsia"/>
            <w:noProof/>
          </w:rPr>
          <w:t>提示删除所有防火墙规则</w:t>
        </w:r>
        <w:r w:rsidR="00865E98">
          <w:rPr>
            <w:noProof/>
            <w:webHidden/>
          </w:rPr>
          <w:tab/>
        </w:r>
        <w:r>
          <w:rPr>
            <w:noProof/>
            <w:webHidden/>
          </w:rPr>
          <w:fldChar w:fldCharType="begin"/>
        </w:r>
        <w:r w:rsidR="00865E98">
          <w:rPr>
            <w:noProof/>
            <w:webHidden/>
          </w:rPr>
          <w:instrText xml:space="preserve"> PAGEREF _Toc395800713 \h </w:instrText>
        </w:r>
        <w:r>
          <w:rPr>
            <w:noProof/>
            <w:webHidden/>
          </w:rPr>
        </w:r>
        <w:r>
          <w:rPr>
            <w:noProof/>
            <w:webHidden/>
          </w:rPr>
          <w:fldChar w:fldCharType="separate"/>
        </w:r>
        <w:r w:rsidR="00865E98">
          <w:rPr>
            <w:noProof/>
            <w:webHidden/>
          </w:rPr>
          <w:t>18</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14"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7</w:t>
        </w:r>
        <w:r w:rsidR="00865E98" w:rsidRPr="002E61D1">
          <w:rPr>
            <w:rStyle w:val="af0"/>
            <w:rFonts w:ascii="宋体" w:hAnsi="宋体" w:cs="宋体" w:hint="eastAsia"/>
            <w:noProof/>
          </w:rPr>
          <w:t>删除所有防火墙规则成功</w:t>
        </w:r>
        <w:r w:rsidR="00865E98">
          <w:rPr>
            <w:noProof/>
            <w:webHidden/>
          </w:rPr>
          <w:tab/>
        </w:r>
        <w:r>
          <w:rPr>
            <w:noProof/>
            <w:webHidden/>
          </w:rPr>
          <w:fldChar w:fldCharType="begin"/>
        </w:r>
        <w:r w:rsidR="00865E98">
          <w:rPr>
            <w:noProof/>
            <w:webHidden/>
          </w:rPr>
          <w:instrText xml:space="preserve"> PAGEREF _Toc395800714 \h </w:instrText>
        </w:r>
        <w:r>
          <w:rPr>
            <w:noProof/>
            <w:webHidden/>
          </w:rPr>
        </w:r>
        <w:r>
          <w:rPr>
            <w:noProof/>
            <w:webHidden/>
          </w:rPr>
          <w:fldChar w:fldCharType="separate"/>
        </w:r>
        <w:r w:rsidR="00865E98">
          <w:rPr>
            <w:noProof/>
            <w:webHidden/>
          </w:rPr>
          <w:t>18</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15"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8</w:t>
        </w:r>
        <w:r w:rsidR="00865E98" w:rsidRPr="002E61D1">
          <w:rPr>
            <w:rStyle w:val="af0"/>
            <w:rFonts w:ascii="宋体" w:hAnsi="宋体" w:cs="宋体" w:hint="eastAsia"/>
            <w:noProof/>
          </w:rPr>
          <w:t>修改防火墙规则</w:t>
        </w:r>
        <w:r w:rsidR="00865E98">
          <w:rPr>
            <w:noProof/>
            <w:webHidden/>
          </w:rPr>
          <w:tab/>
        </w:r>
        <w:r>
          <w:rPr>
            <w:noProof/>
            <w:webHidden/>
          </w:rPr>
          <w:fldChar w:fldCharType="begin"/>
        </w:r>
        <w:r w:rsidR="00865E98">
          <w:rPr>
            <w:noProof/>
            <w:webHidden/>
          </w:rPr>
          <w:instrText xml:space="preserve"> PAGEREF _Toc395800715 \h </w:instrText>
        </w:r>
        <w:r>
          <w:rPr>
            <w:noProof/>
            <w:webHidden/>
          </w:rPr>
        </w:r>
        <w:r>
          <w:rPr>
            <w:noProof/>
            <w:webHidden/>
          </w:rPr>
          <w:fldChar w:fldCharType="separate"/>
        </w:r>
        <w:r w:rsidR="00865E98">
          <w:rPr>
            <w:noProof/>
            <w:webHidden/>
          </w:rPr>
          <w:t>19</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16" w:history="1">
        <w:r w:rsidR="00865E98" w:rsidRPr="002E61D1">
          <w:rPr>
            <w:rStyle w:val="af0"/>
            <w:rFonts w:hint="eastAsia"/>
            <w:noProof/>
          </w:rPr>
          <w:t>图</w:t>
        </w:r>
        <w:r w:rsidR="00865E98" w:rsidRPr="002E61D1">
          <w:rPr>
            <w:rStyle w:val="af0"/>
            <w:rFonts w:hint="eastAsia"/>
            <w:noProof/>
          </w:rPr>
          <w:t xml:space="preserve">6- </w:t>
        </w:r>
        <w:r w:rsidR="00865E98" w:rsidRPr="002E61D1">
          <w:rPr>
            <w:rStyle w:val="af0"/>
            <w:noProof/>
          </w:rPr>
          <w:t>9</w:t>
        </w:r>
        <w:r w:rsidR="00865E98" w:rsidRPr="002E61D1">
          <w:rPr>
            <w:rStyle w:val="af0"/>
            <w:rFonts w:cs="Times New Roman"/>
            <w:noProof/>
          </w:rPr>
          <w:t xml:space="preserve"> </w:t>
        </w:r>
        <w:r w:rsidR="00865E98" w:rsidRPr="002E61D1">
          <w:rPr>
            <w:rStyle w:val="af0"/>
            <w:noProof/>
          </w:rPr>
          <w:t>h1</w:t>
        </w:r>
        <w:r w:rsidR="00865E98" w:rsidRPr="002E61D1">
          <w:rPr>
            <w:rStyle w:val="af0"/>
            <w:rFonts w:ascii="宋体" w:hAnsi="宋体" w:cs="宋体" w:hint="eastAsia"/>
            <w:noProof/>
          </w:rPr>
          <w:t>和</w:t>
        </w:r>
        <w:r w:rsidR="00865E98" w:rsidRPr="002E61D1">
          <w:rPr>
            <w:rStyle w:val="af0"/>
            <w:rFonts w:cs="Times New Roman"/>
            <w:noProof/>
          </w:rPr>
          <w:t>h4</w:t>
        </w:r>
        <w:r w:rsidR="00865E98" w:rsidRPr="002E61D1">
          <w:rPr>
            <w:rStyle w:val="af0"/>
            <w:rFonts w:ascii="宋体" w:hAnsi="宋体" w:cs="宋体" w:hint="eastAsia"/>
            <w:noProof/>
          </w:rPr>
          <w:t>无法通信</w:t>
        </w:r>
        <w:r w:rsidR="00865E98">
          <w:rPr>
            <w:noProof/>
            <w:webHidden/>
          </w:rPr>
          <w:tab/>
        </w:r>
        <w:r>
          <w:rPr>
            <w:noProof/>
            <w:webHidden/>
          </w:rPr>
          <w:fldChar w:fldCharType="begin"/>
        </w:r>
        <w:r w:rsidR="00865E98">
          <w:rPr>
            <w:noProof/>
            <w:webHidden/>
          </w:rPr>
          <w:instrText xml:space="preserve"> PAGEREF _Toc395800716 \h </w:instrText>
        </w:r>
        <w:r>
          <w:rPr>
            <w:noProof/>
            <w:webHidden/>
          </w:rPr>
        </w:r>
        <w:r>
          <w:rPr>
            <w:noProof/>
            <w:webHidden/>
          </w:rPr>
          <w:fldChar w:fldCharType="separate"/>
        </w:r>
        <w:r w:rsidR="00865E98">
          <w:rPr>
            <w:noProof/>
            <w:webHidden/>
          </w:rPr>
          <w:t>19</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17" w:history="1">
        <w:r w:rsidR="00865E98" w:rsidRPr="002E61D1">
          <w:rPr>
            <w:rStyle w:val="af0"/>
            <w:rFonts w:hint="eastAsia"/>
            <w:noProof/>
          </w:rPr>
          <w:t>图</w:t>
        </w:r>
        <w:r w:rsidR="00865E98" w:rsidRPr="002E61D1">
          <w:rPr>
            <w:rStyle w:val="af0"/>
            <w:rFonts w:hint="eastAsia"/>
            <w:noProof/>
          </w:rPr>
          <w:t xml:space="preserve">6- </w:t>
        </w:r>
        <w:r w:rsidR="00865E98" w:rsidRPr="002E61D1">
          <w:rPr>
            <w:rStyle w:val="af0"/>
            <w:noProof/>
          </w:rPr>
          <w:t>10</w:t>
        </w:r>
        <w:r w:rsidR="00865E98" w:rsidRPr="002E61D1">
          <w:rPr>
            <w:rStyle w:val="af0"/>
            <w:rFonts w:cs="Times New Roman"/>
            <w:noProof/>
          </w:rPr>
          <w:t xml:space="preserve"> </w:t>
        </w:r>
        <w:r w:rsidR="00865E98" w:rsidRPr="002E61D1">
          <w:rPr>
            <w:rStyle w:val="af0"/>
            <w:noProof/>
          </w:rPr>
          <w:t>h1</w:t>
        </w:r>
        <w:r w:rsidR="00865E98" w:rsidRPr="002E61D1">
          <w:rPr>
            <w:rStyle w:val="af0"/>
            <w:rFonts w:ascii="宋体" w:hAnsi="宋体" w:cs="宋体" w:hint="eastAsia"/>
            <w:noProof/>
          </w:rPr>
          <w:t>和</w:t>
        </w:r>
        <w:r w:rsidR="00865E98" w:rsidRPr="002E61D1">
          <w:rPr>
            <w:rStyle w:val="af0"/>
            <w:noProof/>
          </w:rPr>
          <w:t>h4</w:t>
        </w:r>
        <w:r w:rsidR="00865E98" w:rsidRPr="002E61D1">
          <w:rPr>
            <w:rStyle w:val="af0"/>
            <w:rFonts w:ascii="宋体" w:hAnsi="宋体" w:cs="宋体" w:hint="eastAsia"/>
            <w:noProof/>
          </w:rPr>
          <w:t>可以通信</w:t>
        </w:r>
        <w:r w:rsidR="00865E98">
          <w:rPr>
            <w:noProof/>
            <w:webHidden/>
          </w:rPr>
          <w:tab/>
        </w:r>
        <w:r>
          <w:rPr>
            <w:noProof/>
            <w:webHidden/>
          </w:rPr>
          <w:fldChar w:fldCharType="begin"/>
        </w:r>
        <w:r w:rsidR="00865E98">
          <w:rPr>
            <w:noProof/>
            <w:webHidden/>
          </w:rPr>
          <w:instrText xml:space="preserve"> PAGEREF _Toc395800717 \h </w:instrText>
        </w:r>
        <w:r>
          <w:rPr>
            <w:noProof/>
            <w:webHidden/>
          </w:rPr>
        </w:r>
        <w:r>
          <w:rPr>
            <w:noProof/>
            <w:webHidden/>
          </w:rPr>
          <w:fldChar w:fldCharType="separate"/>
        </w:r>
        <w:r w:rsidR="00865E98">
          <w:rPr>
            <w:noProof/>
            <w:webHidden/>
          </w:rPr>
          <w:t>19</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18" w:history="1">
        <w:r w:rsidR="00865E98" w:rsidRPr="002E61D1">
          <w:rPr>
            <w:rStyle w:val="af0"/>
            <w:rFonts w:hint="eastAsia"/>
            <w:noProof/>
          </w:rPr>
          <w:t>图</w:t>
        </w:r>
        <w:r w:rsidR="00865E98" w:rsidRPr="002E61D1">
          <w:rPr>
            <w:rStyle w:val="af0"/>
            <w:rFonts w:hint="eastAsia"/>
            <w:noProof/>
          </w:rPr>
          <w:t xml:space="preserve">6- </w:t>
        </w:r>
        <w:r w:rsidR="00865E98" w:rsidRPr="002E61D1">
          <w:rPr>
            <w:rStyle w:val="af0"/>
            <w:noProof/>
          </w:rPr>
          <w:t>11</w:t>
        </w:r>
        <w:r w:rsidR="00865E98" w:rsidRPr="002E61D1">
          <w:rPr>
            <w:rStyle w:val="af0"/>
            <w:rFonts w:ascii="宋体" w:hAnsi="宋体" w:cs="宋体" w:hint="eastAsia"/>
            <w:noProof/>
          </w:rPr>
          <w:t>初始流表</w:t>
        </w:r>
        <w:r w:rsidR="00865E98">
          <w:rPr>
            <w:noProof/>
            <w:webHidden/>
          </w:rPr>
          <w:tab/>
        </w:r>
        <w:r>
          <w:rPr>
            <w:noProof/>
            <w:webHidden/>
          </w:rPr>
          <w:fldChar w:fldCharType="begin"/>
        </w:r>
        <w:r w:rsidR="00865E98">
          <w:rPr>
            <w:noProof/>
            <w:webHidden/>
          </w:rPr>
          <w:instrText xml:space="preserve"> PAGEREF _Toc395800718 \h </w:instrText>
        </w:r>
        <w:r>
          <w:rPr>
            <w:noProof/>
            <w:webHidden/>
          </w:rPr>
        </w:r>
        <w:r>
          <w:rPr>
            <w:noProof/>
            <w:webHidden/>
          </w:rPr>
          <w:fldChar w:fldCharType="separate"/>
        </w:r>
        <w:r w:rsidR="00865E98">
          <w:rPr>
            <w:noProof/>
            <w:webHidden/>
          </w:rPr>
          <w:t>20</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19" w:history="1">
        <w:r w:rsidR="00865E98" w:rsidRPr="002E61D1">
          <w:rPr>
            <w:rStyle w:val="af0"/>
            <w:rFonts w:hint="eastAsia"/>
            <w:noProof/>
          </w:rPr>
          <w:t>图</w:t>
        </w:r>
        <w:r w:rsidR="00865E98" w:rsidRPr="002E61D1">
          <w:rPr>
            <w:rStyle w:val="af0"/>
            <w:rFonts w:hint="eastAsia"/>
            <w:noProof/>
          </w:rPr>
          <w:t xml:space="preserve">6- </w:t>
        </w:r>
        <w:r w:rsidR="00865E98" w:rsidRPr="002E61D1">
          <w:rPr>
            <w:rStyle w:val="af0"/>
            <w:noProof/>
          </w:rPr>
          <w:t>12</w:t>
        </w:r>
        <w:r w:rsidR="00865E98" w:rsidRPr="002E61D1">
          <w:rPr>
            <w:rStyle w:val="af0"/>
            <w:rFonts w:ascii="宋体" w:hAnsi="宋体" w:cs="宋体" w:hint="eastAsia"/>
            <w:noProof/>
          </w:rPr>
          <w:t>删除流表</w:t>
        </w:r>
        <w:r w:rsidR="00865E98">
          <w:rPr>
            <w:noProof/>
            <w:webHidden/>
          </w:rPr>
          <w:tab/>
        </w:r>
        <w:r>
          <w:rPr>
            <w:noProof/>
            <w:webHidden/>
          </w:rPr>
          <w:fldChar w:fldCharType="begin"/>
        </w:r>
        <w:r w:rsidR="00865E98">
          <w:rPr>
            <w:noProof/>
            <w:webHidden/>
          </w:rPr>
          <w:instrText xml:space="preserve"> PAGEREF _Toc395800719 \h </w:instrText>
        </w:r>
        <w:r>
          <w:rPr>
            <w:noProof/>
            <w:webHidden/>
          </w:rPr>
        </w:r>
        <w:r>
          <w:rPr>
            <w:noProof/>
            <w:webHidden/>
          </w:rPr>
          <w:fldChar w:fldCharType="separate"/>
        </w:r>
        <w:r w:rsidR="00865E98">
          <w:rPr>
            <w:noProof/>
            <w:webHidden/>
          </w:rPr>
          <w:t>20</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20"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13</w:t>
        </w:r>
        <w:r w:rsidR="00865E98" w:rsidRPr="002E61D1">
          <w:rPr>
            <w:rStyle w:val="af0"/>
            <w:rFonts w:ascii="宋体" w:hAnsi="宋体" w:cs="宋体" w:hint="eastAsia"/>
            <w:noProof/>
          </w:rPr>
          <w:t>添加流表</w:t>
        </w:r>
        <w:r w:rsidR="00865E98">
          <w:rPr>
            <w:noProof/>
            <w:webHidden/>
          </w:rPr>
          <w:tab/>
        </w:r>
        <w:r>
          <w:rPr>
            <w:noProof/>
            <w:webHidden/>
          </w:rPr>
          <w:fldChar w:fldCharType="begin"/>
        </w:r>
        <w:r w:rsidR="00865E98">
          <w:rPr>
            <w:noProof/>
            <w:webHidden/>
          </w:rPr>
          <w:instrText xml:space="preserve"> PAGEREF _Toc395800720 \h </w:instrText>
        </w:r>
        <w:r>
          <w:rPr>
            <w:noProof/>
            <w:webHidden/>
          </w:rPr>
        </w:r>
        <w:r>
          <w:rPr>
            <w:noProof/>
            <w:webHidden/>
          </w:rPr>
          <w:fldChar w:fldCharType="separate"/>
        </w:r>
        <w:r w:rsidR="00865E98">
          <w:rPr>
            <w:noProof/>
            <w:webHidden/>
          </w:rPr>
          <w:t>21</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21" w:history="1">
        <w:r w:rsidR="00865E98" w:rsidRPr="002E61D1">
          <w:rPr>
            <w:rStyle w:val="af0"/>
            <w:rFonts w:hint="eastAsia"/>
            <w:noProof/>
          </w:rPr>
          <w:t>图</w:t>
        </w:r>
        <w:r w:rsidR="00865E98" w:rsidRPr="002E61D1">
          <w:rPr>
            <w:rStyle w:val="af0"/>
            <w:rFonts w:hint="eastAsia"/>
            <w:noProof/>
          </w:rPr>
          <w:t xml:space="preserve">6- </w:t>
        </w:r>
        <w:r w:rsidR="00865E98" w:rsidRPr="002E61D1">
          <w:rPr>
            <w:rStyle w:val="af0"/>
            <w:noProof/>
          </w:rPr>
          <w:t>14</w:t>
        </w:r>
        <w:r w:rsidR="00865E98" w:rsidRPr="002E61D1">
          <w:rPr>
            <w:rStyle w:val="af0"/>
            <w:rFonts w:ascii="宋体" w:hAnsi="宋体" w:cs="宋体" w:hint="eastAsia"/>
            <w:noProof/>
          </w:rPr>
          <w:t>删除流表</w:t>
        </w:r>
        <w:r w:rsidR="00865E98">
          <w:rPr>
            <w:noProof/>
            <w:webHidden/>
          </w:rPr>
          <w:tab/>
        </w:r>
        <w:r>
          <w:rPr>
            <w:noProof/>
            <w:webHidden/>
          </w:rPr>
          <w:fldChar w:fldCharType="begin"/>
        </w:r>
        <w:r w:rsidR="00865E98">
          <w:rPr>
            <w:noProof/>
            <w:webHidden/>
          </w:rPr>
          <w:instrText xml:space="preserve"> PAGEREF _Toc395800721 \h </w:instrText>
        </w:r>
        <w:r>
          <w:rPr>
            <w:noProof/>
            <w:webHidden/>
          </w:rPr>
        </w:r>
        <w:r>
          <w:rPr>
            <w:noProof/>
            <w:webHidden/>
          </w:rPr>
          <w:fldChar w:fldCharType="separate"/>
        </w:r>
        <w:r w:rsidR="00865E98">
          <w:rPr>
            <w:noProof/>
            <w:webHidden/>
          </w:rPr>
          <w:t>21</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22"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15</w:t>
        </w:r>
        <w:r w:rsidR="00865E98" w:rsidRPr="002E61D1">
          <w:rPr>
            <w:rStyle w:val="af0"/>
            <w:rFonts w:ascii="宋体" w:hAnsi="宋体" w:cs="宋体" w:hint="eastAsia"/>
            <w:noProof/>
          </w:rPr>
          <w:t>提示删除所有流表</w:t>
        </w:r>
        <w:r w:rsidR="00865E98">
          <w:rPr>
            <w:noProof/>
            <w:webHidden/>
          </w:rPr>
          <w:tab/>
        </w:r>
        <w:r>
          <w:rPr>
            <w:noProof/>
            <w:webHidden/>
          </w:rPr>
          <w:fldChar w:fldCharType="begin"/>
        </w:r>
        <w:r w:rsidR="00865E98">
          <w:rPr>
            <w:noProof/>
            <w:webHidden/>
          </w:rPr>
          <w:instrText xml:space="preserve"> PAGEREF _Toc395800722 \h </w:instrText>
        </w:r>
        <w:r>
          <w:rPr>
            <w:noProof/>
            <w:webHidden/>
          </w:rPr>
        </w:r>
        <w:r>
          <w:rPr>
            <w:noProof/>
            <w:webHidden/>
          </w:rPr>
          <w:fldChar w:fldCharType="separate"/>
        </w:r>
        <w:r w:rsidR="00865E98">
          <w:rPr>
            <w:noProof/>
            <w:webHidden/>
          </w:rPr>
          <w:t>22</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23" w:history="1">
        <w:r w:rsidR="00865E98" w:rsidRPr="002E61D1">
          <w:rPr>
            <w:rStyle w:val="af0"/>
            <w:rFonts w:hint="eastAsia"/>
            <w:noProof/>
          </w:rPr>
          <w:t>图</w:t>
        </w:r>
        <w:r w:rsidR="00865E98" w:rsidRPr="002E61D1">
          <w:rPr>
            <w:rStyle w:val="af0"/>
            <w:rFonts w:hint="eastAsia"/>
            <w:noProof/>
          </w:rPr>
          <w:t xml:space="preserve">6- </w:t>
        </w:r>
        <w:r w:rsidR="00865E98" w:rsidRPr="002E61D1">
          <w:rPr>
            <w:rStyle w:val="af0"/>
            <w:noProof/>
          </w:rPr>
          <w:t>16</w:t>
        </w:r>
        <w:r w:rsidR="00865E98" w:rsidRPr="002E61D1">
          <w:rPr>
            <w:rStyle w:val="af0"/>
            <w:rFonts w:ascii="宋体" w:hAnsi="宋体" w:cs="宋体" w:hint="eastAsia"/>
            <w:noProof/>
          </w:rPr>
          <w:t>删除所有流表成功</w:t>
        </w:r>
        <w:r w:rsidR="00865E98">
          <w:rPr>
            <w:noProof/>
            <w:webHidden/>
          </w:rPr>
          <w:tab/>
        </w:r>
        <w:r>
          <w:rPr>
            <w:noProof/>
            <w:webHidden/>
          </w:rPr>
          <w:fldChar w:fldCharType="begin"/>
        </w:r>
        <w:r w:rsidR="00865E98">
          <w:rPr>
            <w:noProof/>
            <w:webHidden/>
          </w:rPr>
          <w:instrText xml:space="preserve"> PAGEREF _Toc395800723 \h </w:instrText>
        </w:r>
        <w:r>
          <w:rPr>
            <w:noProof/>
            <w:webHidden/>
          </w:rPr>
        </w:r>
        <w:r>
          <w:rPr>
            <w:noProof/>
            <w:webHidden/>
          </w:rPr>
          <w:fldChar w:fldCharType="separate"/>
        </w:r>
        <w:r w:rsidR="00865E98">
          <w:rPr>
            <w:noProof/>
            <w:webHidden/>
          </w:rPr>
          <w:t>22</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24"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17</w:t>
        </w:r>
        <w:r w:rsidR="00865E98" w:rsidRPr="002E61D1">
          <w:rPr>
            <w:rStyle w:val="af0"/>
            <w:rFonts w:ascii="宋体" w:hAnsi="宋体" w:cs="宋体" w:hint="eastAsia"/>
            <w:noProof/>
          </w:rPr>
          <w:t>更新流表</w:t>
        </w:r>
        <w:r w:rsidR="00865E98">
          <w:rPr>
            <w:noProof/>
            <w:webHidden/>
          </w:rPr>
          <w:tab/>
        </w:r>
        <w:r>
          <w:rPr>
            <w:noProof/>
            <w:webHidden/>
          </w:rPr>
          <w:fldChar w:fldCharType="begin"/>
        </w:r>
        <w:r w:rsidR="00865E98">
          <w:rPr>
            <w:noProof/>
            <w:webHidden/>
          </w:rPr>
          <w:instrText xml:space="preserve"> PAGEREF _Toc395800724 \h </w:instrText>
        </w:r>
        <w:r>
          <w:rPr>
            <w:noProof/>
            <w:webHidden/>
          </w:rPr>
        </w:r>
        <w:r>
          <w:rPr>
            <w:noProof/>
            <w:webHidden/>
          </w:rPr>
          <w:fldChar w:fldCharType="separate"/>
        </w:r>
        <w:r w:rsidR="00865E98">
          <w:rPr>
            <w:noProof/>
            <w:webHidden/>
          </w:rPr>
          <w:t>23</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25"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18</w:t>
        </w:r>
        <w:r w:rsidR="00865E98" w:rsidRPr="002E61D1">
          <w:rPr>
            <w:rStyle w:val="af0"/>
            <w:rFonts w:ascii="宋体" w:hAnsi="宋体" w:cs="宋体" w:hint="eastAsia"/>
            <w:noProof/>
          </w:rPr>
          <w:t>初始有效</w:t>
        </w:r>
        <w:r w:rsidR="00865E98" w:rsidRPr="002E61D1">
          <w:rPr>
            <w:rStyle w:val="af0"/>
            <w:rFonts w:cs="Times New Roman"/>
            <w:noProof/>
          </w:rPr>
          <w:t>DENY</w:t>
        </w:r>
        <w:r w:rsidR="00865E98" w:rsidRPr="002E61D1">
          <w:rPr>
            <w:rStyle w:val="af0"/>
            <w:rFonts w:cs="Times New Roman" w:hint="eastAsia"/>
            <w:noProof/>
          </w:rPr>
          <w:t>规则</w:t>
        </w:r>
        <w:r w:rsidR="00865E98">
          <w:rPr>
            <w:noProof/>
            <w:webHidden/>
          </w:rPr>
          <w:tab/>
        </w:r>
        <w:r>
          <w:rPr>
            <w:noProof/>
            <w:webHidden/>
          </w:rPr>
          <w:fldChar w:fldCharType="begin"/>
        </w:r>
        <w:r w:rsidR="00865E98">
          <w:rPr>
            <w:noProof/>
            <w:webHidden/>
          </w:rPr>
          <w:instrText xml:space="preserve"> PAGEREF _Toc395800725 \h </w:instrText>
        </w:r>
        <w:r>
          <w:rPr>
            <w:noProof/>
            <w:webHidden/>
          </w:rPr>
        </w:r>
        <w:r>
          <w:rPr>
            <w:noProof/>
            <w:webHidden/>
          </w:rPr>
          <w:fldChar w:fldCharType="separate"/>
        </w:r>
        <w:r w:rsidR="00865E98">
          <w:rPr>
            <w:noProof/>
            <w:webHidden/>
          </w:rPr>
          <w:t>23</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26"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19</w:t>
        </w:r>
        <w:r w:rsidR="00865E98" w:rsidRPr="002E61D1">
          <w:rPr>
            <w:rStyle w:val="af0"/>
            <w:rFonts w:ascii="宋体" w:hAnsi="宋体" w:cs="宋体" w:hint="eastAsia"/>
            <w:noProof/>
          </w:rPr>
          <w:t>删除防火墙规则后的有效</w:t>
        </w:r>
        <w:r w:rsidR="00865E98" w:rsidRPr="002E61D1">
          <w:rPr>
            <w:rStyle w:val="af0"/>
            <w:rFonts w:cs="Times New Roman"/>
            <w:noProof/>
          </w:rPr>
          <w:t>DENY</w:t>
        </w:r>
        <w:r w:rsidR="00865E98" w:rsidRPr="002E61D1">
          <w:rPr>
            <w:rStyle w:val="af0"/>
            <w:rFonts w:ascii="宋体" w:hAnsi="宋体" w:cs="宋体" w:hint="eastAsia"/>
            <w:noProof/>
          </w:rPr>
          <w:t>规则</w:t>
        </w:r>
        <w:r w:rsidR="00865E98">
          <w:rPr>
            <w:noProof/>
            <w:webHidden/>
          </w:rPr>
          <w:tab/>
        </w:r>
        <w:r>
          <w:rPr>
            <w:noProof/>
            <w:webHidden/>
          </w:rPr>
          <w:fldChar w:fldCharType="begin"/>
        </w:r>
        <w:r w:rsidR="00865E98">
          <w:rPr>
            <w:noProof/>
            <w:webHidden/>
          </w:rPr>
          <w:instrText xml:space="preserve"> PAGEREF _Toc395800726 \h </w:instrText>
        </w:r>
        <w:r>
          <w:rPr>
            <w:noProof/>
            <w:webHidden/>
          </w:rPr>
        </w:r>
        <w:r>
          <w:rPr>
            <w:noProof/>
            <w:webHidden/>
          </w:rPr>
          <w:fldChar w:fldCharType="separate"/>
        </w:r>
        <w:r w:rsidR="00865E98">
          <w:rPr>
            <w:noProof/>
            <w:webHidden/>
          </w:rPr>
          <w:t>23</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27"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20</w:t>
        </w:r>
        <w:r w:rsidR="00865E98" w:rsidRPr="002E61D1">
          <w:rPr>
            <w:rStyle w:val="af0"/>
            <w:rFonts w:ascii="宋体" w:hAnsi="宋体" w:cs="宋体" w:hint="eastAsia"/>
            <w:noProof/>
          </w:rPr>
          <w:t>初始</w:t>
        </w:r>
        <w:r w:rsidR="00865E98" w:rsidRPr="002E61D1">
          <w:rPr>
            <w:rStyle w:val="af0"/>
            <w:rFonts w:cs="Times New Roman"/>
            <w:noProof/>
          </w:rPr>
          <w:t>shifted-flowpaths</w:t>
        </w:r>
        <w:r w:rsidR="00865E98">
          <w:rPr>
            <w:noProof/>
            <w:webHidden/>
          </w:rPr>
          <w:tab/>
        </w:r>
        <w:r>
          <w:rPr>
            <w:noProof/>
            <w:webHidden/>
          </w:rPr>
          <w:fldChar w:fldCharType="begin"/>
        </w:r>
        <w:r w:rsidR="00865E98">
          <w:rPr>
            <w:noProof/>
            <w:webHidden/>
          </w:rPr>
          <w:instrText xml:space="preserve"> PAGEREF _Toc395800727 \h </w:instrText>
        </w:r>
        <w:r>
          <w:rPr>
            <w:noProof/>
            <w:webHidden/>
          </w:rPr>
        </w:r>
        <w:r>
          <w:rPr>
            <w:noProof/>
            <w:webHidden/>
          </w:rPr>
          <w:fldChar w:fldCharType="separate"/>
        </w:r>
        <w:r w:rsidR="00865E98">
          <w:rPr>
            <w:noProof/>
            <w:webHidden/>
          </w:rPr>
          <w:t>24</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28"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21</w:t>
        </w:r>
        <w:r w:rsidR="00865E98" w:rsidRPr="002E61D1">
          <w:rPr>
            <w:rStyle w:val="af0"/>
            <w:rFonts w:hint="eastAsia"/>
            <w:noProof/>
          </w:rPr>
          <w:t>测试</w:t>
        </w:r>
        <w:r w:rsidR="00865E98" w:rsidRPr="002E61D1">
          <w:rPr>
            <w:rStyle w:val="af0"/>
            <w:noProof/>
          </w:rPr>
          <w:t>h1</w:t>
        </w:r>
        <w:r w:rsidR="00865E98" w:rsidRPr="002E61D1">
          <w:rPr>
            <w:rStyle w:val="af0"/>
            <w:rFonts w:hint="eastAsia"/>
            <w:noProof/>
          </w:rPr>
          <w:t>和</w:t>
        </w:r>
        <w:r w:rsidR="00865E98" w:rsidRPr="002E61D1">
          <w:rPr>
            <w:rStyle w:val="af0"/>
            <w:noProof/>
          </w:rPr>
          <w:t>h4</w:t>
        </w:r>
        <w:r w:rsidR="00865E98" w:rsidRPr="002E61D1">
          <w:rPr>
            <w:rStyle w:val="af0"/>
            <w:rFonts w:hint="eastAsia"/>
            <w:noProof/>
          </w:rPr>
          <w:t>通信</w:t>
        </w:r>
        <w:r w:rsidR="00865E98">
          <w:rPr>
            <w:noProof/>
            <w:webHidden/>
          </w:rPr>
          <w:tab/>
        </w:r>
        <w:r>
          <w:rPr>
            <w:noProof/>
            <w:webHidden/>
          </w:rPr>
          <w:fldChar w:fldCharType="begin"/>
        </w:r>
        <w:r w:rsidR="00865E98">
          <w:rPr>
            <w:noProof/>
            <w:webHidden/>
          </w:rPr>
          <w:instrText xml:space="preserve"> PAGEREF _Toc395800728 \h </w:instrText>
        </w:r>
        <w:r>
          <w:rPr>
            <w:noProof/>
            <w:webHidden/>
          </w:rPr>
        </w:r>
        <w:r>
          <w:rPr>
            <w:noProof/>
            <w:webHidden/>
          </w:rPr>
          <w:fldChar w:fldCharType="separate"/>
        </w:r>
        <w:r w:rsidR="00865E98">
          <w:rPr>
            <w:noProof/>
            <w:webHidden/>
          </w:rPr>
          <w:t>24</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29"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22</w:t>
        </w:r>
        <w:r w:rsidR="00865E98" w:rsidRPr="002E61D1">
          <w:rPr>
            <w:rStyle w:val="af0"/>
            <w:rFonts w:hint="eastAsia"/>
            <w:noProof/>
          </w:rPr>
          <w:t>抓取数据包</w:t>
        </w:r>
        <w:r w:rsidR="00865E98" w:rsidRPr="002E61D1">
          <w:rPr>
            <w:rStyle w:val="af0"/>
            <w:noProof/>
          </w:rPr>
          <w:t>1</w:t>
        </w:r>
        <w:r w:rsidR="00865E98">
          <w:rPr>
            <w:noProof/>
            <w:webHidden/>
          </w:rPr>
          <w:tab/>
        </w:r>
        <w:r>
          <w:rPr>
            <w:noProof/>
            <w:webHidden/>
          </w:rPr>
          <w:fldChar w:fldCharType="begin"/>
        </w:r>
        <w:r w:rsidR="00865E98">
          <w:rPr>
            <w:noProof/>
            <w:webHidden/>
          </w:rPr>
          <w:instrText xml:space="preserve"> PAGEREF _Toc395800729 \h </w:instrText>
        </w:r>
        <w:r>
          <w:rPr>
            <w:noProof/>
            <w:webHidden/>
          </w:rPr>
        </w:r>
        <w:r>
          <w:rPr>
            <w:noProof/>
            <w:webHidden/>
          </w:rPr>
          <w:fldChar w:fldCharType="separate"/>
        </w:r>
        <w:r w:rsidR="00865E98">
          <w:rPr>
            <w:noProof/>
            <w:webHidden/>
          </w:rPr>
          <w:t>25</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30"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23</w:t>
        </w:r>
        <w:r w:rsidR="00865E98" w:rsidRPr="002E61D1">
          <w:rPr>
            <w:rStyle w:val="af0"/>
            <w:rFonts w:hint="eastAsia"/>
            <w:noProof/>
          </w:rPr>
          <w:t>抓取数据包</w:t>
        </w:r>
        <w:r w:rsidR="00865E98" w:rsidRPr="002E61D1">
          <w:rPr>
            <w:rStyle w:val="af0"/>
            <w:noProof/>
          </w:rPr>
          <w:t>2</w:t>
        </w:r>
        <w:r w:rsidR="00865E98">
          <w:rPr>
            <w:noProof/>
            <w:webHidden/>
          </w:rPr>
          <w:tab/>
        </w:r>
        <w:r>
          <w:rPr>
            <w:noProof/>
            <w:webHidden/>
          </w:rPr>
          <w:fldChar w:fldCharType="begin"/>
        </w:r>
        <w:r w:rsidR="00865E98">
          <w:rPr>
            <w:noProof/>
            <w:webHidden/>
          </w:rPr>
          <w:instrText xml:space="preserve"> PAGEREF _Toc395800730 \h </w:instrText>
        </w:r>
        <w:r>
          <w:rPr>
            <w:noProof/>
            <w:webHidden/>
          </w:rPr>
        </w:r>
        <w:r>
          <w:rPr>
            <w:noProof/>
            <w:webHidden/>
          </w:rPr>
          <w:fldChar w:fldCharType="separate"/>
        </w:r>
        <w:r w:rsidR="00865E98">
          <w:rPr>
            <w:noProof/>
            <w:webHidden/>
          </w:rPr>
          <w:t>25</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31"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24</w:t>
        </w:r>
        <w:r w:rsidR="00865E98" w:rsidRPr="002E61D1">
          <w:rPr>
            <w:rStyle w:val="af0"/>
            <w:rFonts w:ascii="宋体" w:hAnsi="宋体" w:cs="宋体" w:hint="eastAsia"/>
            <w:noProof/>
          </w:rPr>
          <w:t>删除流表</w:t>
        </w:r>
        <w:r w:rsidR="00865E98">
          <w:rPr>
            <w:noProof/>
            <w:webHidden/>
          </w:rPr>
          <w:tab/>
        </w:r>
        <w:r>
          <w:rPr>
            <w:noProof/>
            <w:webHidden/>
          </w:rPr>
          <w:fldChar w:fldCharType="begin"/>
        </w:r>
        <w:r w:rsidR="00865E98">
          <w:rPr>
            <w:noProof/>
            <w:webHidden/>
          </w:rPr>
          <w:instrText xml:space="preserve"> PAGEREF _Toc395800731 \h </w:instrText>
        </w:r>
        <w:r>
          <w:rPr>
            <w:noProof/>
            <w:webHidden/>
          </w:rPr>
        </w:r>
        <w:r>
          <w:rPr>
            <w:noProof/>
            <w:webHidden/>
          </w:rPr>
          <w:fldChar w:fldCharType="separate"/>
        </w:r>
        <w:r w:rsidR="00865E98">
          <w:rPr>
            <w:noProof/>
            <w:webHidden/>
          </w:rPr>
          <w:t>26</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32" w:history="1">
        <w:r w:rsidR="00865E98" w:rsidRPr="002E61D1">
          <w:rPr>
            <w:rStyle w:val="af0"/>
            <w:rFonts w:hint="eastAsia"/>
            <w:noProof/>
          </w:rPr>
          <w:t>图</w:t>
        </w:r>
        <w:r w:rsidR="00865E98" w:rsidRPr="002E61D1">
          <w:rPr>
            <w:rStyle w:val="af0"/>
            <w:rFonts w:hint="eastAsia"/>
            <w:noProof/>
          </w:rPr>
          <w:t xml:space="preserve">6- </w:t>
        </w:r>
        <w:r w:rsidR="00865E98" w:rsidRPr="002E61D1">
          <w:rPr>
            <w:rStyle w:val="af0"/>
            <w:noProof/>
          </w:rPr>
          <w:t>25</w:t>
        </w:r>
        <w:r w:rsidR="00865E98" w:rsidRPr="002E61D1">
          <w:rPr>
            <w:rStyle w:val="af0"/>
            <w:rFonts w:ascii="宋体" w:hAnsi="宋体" w:cs="宋体" w:hint="eastAsia"/>
            <w:noProof/>
          </w:rPr>
          <w:t>动态生成</w:t>
        </w:r>
        <w:r w:rsidR="00865E98" w:rsidRPr="002E61D1">
          <w:rPr>
            <w:rStyle w:val="af0"/>
            <w:rFonts w:cs="Times New Roman"/>
            <w:noProof/>
          </w:rPr>
          <w:t>shifted-flowpath</w:t>
        </w:r>
        <w:r w:rsidR="00865E98">
          <w:rPr>
            <w:noProof/>
            <w:webHidden/>
          </w:rPr>
          <w:tab/>
        </w:r>
        <w:r>
          <w:rPr>
            <w:noProof/>
            <w:webHidden/>
          </w:rPr>
          <w:fldChar w:fldCharType="begin"/>
        </w:r>
        <w:r w:rsidR="00865E98">
          <w:rPr>
            <w:noProof/>
            <w:webHidden/>
          </w:rPr>
          <w:instrText xml:space="preserve"> PAGEREF _Toc395800732 \h </w:instrText>
        </w:r>
        <w:r>
          <w:rPr>
            <w:noProof/>
            <w:webHidden/>
          </w:rPr>
        </w:r>
        <w:r>
          <w:rPr>
            <w:noProof/>
            <w:webHidden/>
          </w:rPr>
          <w:fldChar w:fldCharType="separate"/>
        </w:r>
        <w:r w:rsidR="00865E98">
          <w:rPr>
            <w:noProof/>
            <w:webHidden/>
          </w:rPr>
          <w:t>26</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33"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26</w:t>
        </w:r>
        <w:r w:rsidR="00865E98" w:rsidRPr="002E61D1">
          <w:rPr>
            <w:rStyle w:val="af0"/>
            <w:rFonts w:ascii="宋体" w:hAnsi="宋体" w:cs="宋体" w:hint="eastAsia"/>
            <w:noProof/>
          </w:rPr>
          <w:t>初始冲突路径</w:t>
        </w:r>
        <w:r w:rsidR="00865E98">
          <w:rPr>
            <w:noProof/>
            <w:webHidden/>
          </w:rPr>
          <w:tab/>
        </w:r>
        <w:r>
          <w:rPr>
            <w:noProof/>
            <w:webHidden/>
          </w:rPr>
          <w:fldChar w:fldCharType="begin"/>
        </w:r>
        <w:r w:rsidR="00865E98">
          <w:rPr>
            <w:noProof/>
            <w:webHidden/>
          </w:rPr>
          <w:instrText xml:space="preserve"> PAGEREF _Toc395800733 \h </w:instrText>
        </w:r>
        <w:r>
          <w:rPr>
            <w:noProof/>
            <w:webHidden/>
          </w:rPr>
        </w:r>
        <w:r>
          <w:rPr>
            <w:noProof/>
            <w:webHidden/>
          </w:rPr>
          <w:fldChar w:fldCharType="separate"/>
        </w:r>
        <w:r w:rsidR="00865E98">
          <w:rPr>
            <w:noProof/>
            <w:webHidden/>
          </w:rPr>
          <w:t>26</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34"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27</w:t>
        </w:r>
        <w:r w:rsidR="00865E98" w:rsidRPr="002E61D1">
          <w:rPr>
            <w:rStyle w:val="af0"/>
            <w:rFonts w:cs="Times New Roman"/>
            <w:noProof/>
          </w:rPr>
          <w:t xml:space="preserve"> </w:t>
        </w:r>
        <w:r w:rsidR="00865E98" w:rsidRPr="002E61D1">
          <w:rPr>
            <w:rStyle w:val="af0"/>
            <w:noProof/>
          </w:rPr>
          <w:t>h1</w:t>
        </w:r>
        <w:r w:rsidR="00865E98" w:rsidRPr="002E61D1">
          <w:rPr>
            <w:rStyle w:val="af0"/>
            <w:rFonts w:ascii="宋体" w:hAnsi="宋体" w:cs="宋体" w:hint="eastAsia"/>
            <w:noProof/>
          </w:rPr>
          <w:t>和</w:t>
        </w:r>
        <w:r w:rsidR="00865E98" w:rsidRPr="002E61D1">
          <w:rPr>
            <w:rStyle w:val="af0"/>
            <w:rFonts w:cs="Times New Roman"/>
            <w:noProof/>
          </w:rPr>
          <w:t>h4</w:t>
        </w:r>
        <w:r w:rsidR="00865E98" w:rsidRPr="002E61D1">
          <w:rPr>
            <w:rStyle w:val="af0"/>
            <w:rFonts w:ascii="宋体" w:hAnsi="宋体" w:cs="宋体" w:hint="eastAsia"/>
            <w:noProof/>
          </w:rPr>
          <w:t>通信测试</w:t>
        </w:r>
        <w:r w:rsidR="00865E98">
          <w:rPr>
            <w:noProof/>
            <w:webHidden/>
          </w:rPr>
          <w:tab/>
        </w:r>
        <w:r>
          <w:rPr>
            <w:noProof/>
            <w:webHidden/>
          </w:rPr>
          <w:fldChar w:fldCharType="begin"/>
        </w:r>
        <w:r w:rsidR="00865E98">
          <w:rPr>
            <w:noProof/>
            <w:webHidden/>
          </w:rPr>
          <w:instrText xml:space="preserve"> PAGEREF _Toc395800734 \h </w:instrText>
        </w:r>
        <w:r>
          <w:rPr>
            <w:noProof/>
            <w:webHidden/>
          </w:rPr>
        </w:r>
        <w:r>
          <w:rPr>
            <w:noProof/>
            <w:webHidden/>
          </w:rPr>
          <w:fldChar w:fldCharType="separate"/>
        </w:r>
        <w:r w:rsidR="00865E98">
          <w:rPr>
            <w:noProof/>
            <w:webHidden/>
          </w:rPr>
          <w:t>27</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35"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28</w:t>
        </w:r>
        <w:r w:rsidR="00865E98" w:rsidRPr="002E61D1">
          <w:rPr>
            <w:rStyle w:val="af0"/>
            <w:rFonts w:ascii="宋体" w:hAnsi="宋体" w:cs="宋体" w:hint="eastAsia"/>
            <w:noProof/>
          </w:rPr>
          <w:t>生成新冲突路径</w:t>
        </w:r>
        <w:r w:rsidR="00865E98">
          <w:rPr>
            <w:noProof/>
            <w:webHidden/>
          </w:rPr>
          <w:tab/>
        </w:r>
        <w:r>
          <w:rPr>
            <w:noProof/>
            <w:webHidden/>
          </w:rPr>
          <w:fldChar w:fldCharType="begin"/>
        </w:r>
        <w:r w:rsidR="00865E98">
          <w:rPr>
            <w:noProof/>
            <w:webHidden/>
          </w:rPr>
          <w:instrText xml:space="preserve"> PAGEREF _Toc395800735 \h </w:instrText>
        </w:r>
        <w:r>
          <w:rPr>
            <w:noProof/>
            <w:webHidden/>
          </w:rPr>
        </w:r>
        <w:r>
          <w:rPr>
            <w:noProof/>
            <w:webHidden/>
          </w:rPr>
          <w:fldChar w:fldCharType="separate"/>
        </w:r>
        <w:r w:rsidR="00865E98">
          <w:rPr>
            <w:noProof/>
            <w:webHidden/>
          </w:rPr>
          <w:t>27</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36"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29</w:t>
        </w:r>
        <w:r w:rsidR="00865E98" w:rsidRPr="002E61D1">
          <w:rPr>
            <w:rStyle w:val="af0"/>
            <w:rFonts w:ascii="宋体" w:hAnsi="宋体" w:cs="宋体" w:hint="eastAsia"/>
            <w:noProof/>
          </w:rPr>
          <w:t>测试</w:t>
        </w:r>
        <w:r w:rsidR="00865E98" w:rsidRPr="002E61D1">
          <w:rPr>
            <w:rStyle w:val="af0"/>
            <w:rFonts w:cs="Times New Roman"/>
            <w:noProof/>
          </w:rPr>
          <w:t>h7</w:t>
        </w:r>
        <w:r w:rsidR="00865E98" w:rsidRPr="002E61D1">
          <w:rPr>
            <w:rStyle w:val="af0"/>
            <w:rFonts w:ascii="宋体" w:hAnsi="宋体" w:cs="宋体" w:hint="eastAsia"/>
            <w:noProof/>
          </w:rPr>
          <w:t>和</w:t>
        </w:r>
        <w:r w:rsidR="00865E98" w:rsidRPr="002E61D1">
          <w:rPr>
            <w:rStyle w:val="af0"/>
            <w:rFonts w:cs="Times New Roman"/>
            <w:noProof/>
          </w:rPr>
          <w:t>h13</w:t>
        </w:r>
        <w:r w:rsidR="00865E98" w:rsidRPr="002E61D1">
          <w:rPr>
            <w:rStyle w:val="af0"/>
            <w:rFonts w:ascii="宋体" w:hAnsi="宋体" w:cs="宋体" w:hint="eastAsia"/>
            <w:noProof/>
          </w:rPr>
          <w:t>通信</w:t>
        </w:r>
        <w:r w:rsidR="00865E98" w:rsidRPr="002E61D1">
          <w:rPr>
            <w:rStyle w:val="af0"/>
            <w:rFonts w:cs="Times New Roman"/>
            <w:noProof/>
          </w:rPr>
          <w:t>1</w:t>
        </w:r>
        <w:r w:rsidR="00865E98">
          <w:rPr>
            <w:noProof/>
            <w:webHidden/>
          </w:rPr>
          <w:tab/>
        </w:r>
        <w:r>
          <w:rPr>
            <w:noProof/>
            <w:webHidden/>
          </w:rPr>
          <w:fldChar w:fldCharType="begin"/>
        </w:r>
        <w:r w:rsidR="00865E98">
          <w:rPr>
            <w:noProof/>
            <w:webHidden/>
          </w:rPr>
          <w:instrText xml:space="preserve"> PAGEREF _Toc395800736 \h </w:instrText>
        </w:r>
        <w:r>
          <w:rPr>
            <w:noProof/>
            <w:webHidden/>
          </w:rPr>
        </w:r>
        <w:r>
          <w:rPr>
            <w:noProof/>
            <w:webHidden/>
          </w:rPr>
          <w:fldChar w:fldCharType="separate"/>
        </w:r>
        <w:r w:rsidR="00865E98">
          <w:rPr>
            <w:noProof/>
            <w:webHidden/>
          </w:rPr>
          <w:t>28</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37"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30</w:t>
        </w:r>
        <w:r w:rsidR="00865E98" w:rsidRPr="002E61D1">
          <w:rPr>
            <w:rStyle w:val="af0"/>
            <w:rFonts w:ascii="宋体" w:hAnsi="宋体" w:cs="宋体" w:hint="eastAsia"/>
            <w:noProof/>
          </w:rPr>
          <w:t>测试</w:t>
        </w:r>
        <w:r w:rsidR="00865E98" w:rsidRPr="002E61D1">
          <w:rPr>
            <w:rStyle w:val="af0"/>
            <w:rFonts w:cs="Times New Roman"/>
            <w:noProof/>
          </w:rPr>
          <w:t>h7</w:t>
        </w:r>
        <w:r w:rsidR="00865E98" w:rsidRPr="002E61D1">
          <w:rPr>
            <w:rStyle w:val="af0"/>
            <w:rFonts w:ascii="宋体" w:hAnsi="宋体" w:cs="宋体" w:hint="eastAsia"/>
            <w:noProof/>
          </w:rPr>
          <w:t>和</w:t>
        </w:r>
        <w:r w:rsidR="00865E98" w:rsidRPr="002E61D1">
          <w:rPr>
            <w:rStyle w:val="af0"/>
            <w:rFonts w:cs="Times New Roman"/>
            <w:noProof/>
          </w:rPr>
          <w:t>h13</w:t>
        </w:r>
        <w:r w:rsidR="00865E98" w:rsidRPr="002E61D1">
          <w:rPr>
            <w:rStyle w:val="af0"/>
            <w:rFonts w:ascii="宋体" w:hAnsi="宋体" w:cs="宋体" w:hint="eastAsia"/>
            <w:noProof/>
          </w:rPr>
          <w:t>通信</w:t>
        </w:r>
        <w:r w:rsidR="00865E98" w:rsidRPr="002E61D1">
          <w:rPr>
            <w:rStyle w:val="af0"/>
            <w:rFonts w:cs="Times New Roman"/>
            <w:noProof/>
          </w:rPr>
          <w:t>2</w:t>
        </w:r>
        <w:r w:rsidR="00865E98">
          <w:rPr>
            <w:noProof/>
            <w:webHidden/>
          </w:rPr>
          <w:tab/>
        </w:r>
        <w:r>
          <w:rPr>
            <w:noProof/>
            <w:webHidden/>
          </w:rPr>
          <w:fldChar w:fldCharType="begin"/>
        </w:r>
        <w:r w:rsidR="00865E98">
          <w:rPr>
            <w:noProof/>
            <w:webHidden/>
          </w:rPr>
          <w:instrText xml:space="preserve"> PAGEREF _Toc395800737 \h </w:instrText>
        </w:r>
        <w:r>
          <w:rPr>
            <w:noProof/>
            <w:webHidden/>
          </w:rPr>
        </w:r>
        <w:r>
          <w:rPr>
            <w:noProof/>
            <w:webHidden/>
          </w:rPr>
          <w:fldChar w:fldCharType="separate"/>
        </w:r>
        <w:r w:rsidR="00865E98">
          <w:rPr>
            <w:noProof/>
            <w:webHidden/>
          </w:rPr>
          <w:t>28</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38"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31</w:t>
        </w:r>
        <w:r w:rsidR="00865E98" w:rsidRPr="002E61D1">
          <w:rPr>
            <w:rStyle w:val="af0"/>
            <w:rFonts w:ascii="宋体" w:hAnsi="宋体" w:cs="宋体" w:hint="eastAsia"/>
            <w:noProof/>
          </w:rPr>
          <w:t>在浏览器中查看冲突路径</w:t>
        </w:r>
        <w:r w:rsidR="00865E98">
          <w:rPr>
            <w:noProof/>
            <w:webHidden/>
          </w:rPr>
          <w:tab/>
        </w:r>
        <w:r>
          <w:rPr>
            <w:noProof/>
            <w:webHidden/>
          </w:rPr>
          <w:fldChar w:fldCharType="begin"/>
        </w:r>
        <w:r w:rsidR="00865E98">
          <w:rPr>
            <w:noProof/>
            <w:webHidden/>
          </w:rPr>
          <w:instrText xml:space="preserve"> PAGEREF _Toc395800738 \h </w:instrText>
        </w:r>
        <w:r>
          <w:rPr>
            <w:noProof/>
            <w:webHidden/>
          </w:rPr>
        </w:r>
        <w:r>
          <w:rPr>
            <w:noProof/>
            <w:webHidden/>
          </w:rPr>
          <w:fldChar w:fldCharType="separate"/>
        </w:r>
        <w:r w:rsidR="00865E98">
          <w:rPr>
            <w:noProof/>
            <w:webHidden/>
          </w:rPr>
          <w:t>29</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39"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32</w:t>
        </w:r>
        <w:r w:rsidR="00865E98" w:rsidRPr="002E61D1">
          <w:rPr>
            <w:rStyle w:val="af0"/>
            <w:rFonts w:ascii="宋体" w:hAnsi="宋体" w:cs="宋体" w:hint="eastAsia"/>
            <w:noProof/>
          </w:rPr>
          <w:t>基于单个</w:t>
        </w:r>
        <w:r w:rsidR="00865E98">
          <w:rPr>
            <w:rStyle w:val="af0"/>
            <w:rFonts w:cs="Times New Roman"/>
            <w:noProof/>
          </w:rPr>
          <w:t>IP</w:t>
        </w:r>
        <w:r w:rsidR="00865E98" w:rsidRPr="002E61D1">
          <w:rPr>
            <w:rStyle w:val="af0"/>
            <w:rFonts w:ascii="宋体" w:hAnsi="宋体" w:cs="宋体" w:hint="eastAsia"/>
            <w:noProof/>
          </w:rPr>
          <w:t>的冲突解决</w:t>
        </w:r>
        <w:r w:rsidR="00865E98">
          <w:rPr>
            <w:noProof/>
            <w:webHidden/>
          </w:rPr>
          <w:tab/>
        </w:r>
        <w:r>
          <w:rPr>
            <w:noProof/>
            <w:webHidden/>
          </w:rPr>
          <w:fldChar w:fldCharType="begin"/>
        </w:r>
        <w:r w:rsidR="00865E98">
          <w:rPr>
            <w:noProof/>
            <w:webHidden/>
          </w:rPr>
          <w:instrText xml:space="preserve"> PAGEREF _Toc395800739 \h </w:instrText>
        </w:r>
        <w:r>
          <w:rPr>
            <w:noProof/>
            <w:webHidden/>
          </w:rPr>
        </w:r>
        <w:r>
          <w:rPr>
            <w:noProof/>
            <w:webHidden/>
          </w:rPr>
          <w:fldChar w:fldCharType="separate"/>
        </w:r>
        <w:r w:rsidR="00865E98">
          <w:rPr>
            <w:noProof/>
            <w:webHidden/>
          </w:rPr>
          <w:t>29</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40"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33</w:t>
        </w:r>
        <w:r w:rsidR="00865E98" w:rsidRPr="002E61D1">
          <w:rPr>
            <w:rStyle w:val="af0"/>
            <w:rFonts w:ascii="宋体" w:hAnsi="宋体" w:cs="宋体" w:hint="eastAsia"/>
            <w:noProof/>
          </w:rPr>
          <w:t>测试冲突解决是否成功</w:t>
        </w:r>
        <w:r w:rsidR="00865E98">
          <w:rPr>
            <w:noProof/>
            <w:webHidden/>
          </w:rPr>
          <w:tab/>
        </w:r>
        <w:r>
          <w:rPr>
            <w:noProof/>
            <w:webHidden/>
          </w:rPr>
          <w:fldChar w:fldCharType="begin"/>
        </w:r>
        <w:r w:rsidR="00865E98">
          <w:rPr>
            <w:noProof/>
            <w:webHidden/>
          </w:rPr>
          <w:instrText xml:space="preserve"> PAGEREF _Toc395800740 \h </w:instrText>
        </w:r>
        <w:r>
          <w:rPr>
            <w:noProof/>
            <w:webHidden/>
          </w:rPr>
        </w:r>
        <w:r>
          <w:rPr>
            <w:noProof/>
            <w:webHidden/>
          </w:rPr>
          <w:fldChar w:fldCharType="separate"/>
        </w:r>
        <w:r w:rsidR="00865E98">
          <w:rPr>
            <w:noProof/>
            <w:webHidden/>
          </w:rPr>
          <w:t>30</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41"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34</w:t>
        </w:r>
        <w:r w:rsidR="00865E98" w:rsidRPr="002E61D1">
          <w:rPr>
            <w:rStyle w:val="af0"/>
            <w:rFonts w:cs="Times New Roman"/>
            <w:noProof/>
          </w:rPr>
          <w:t xml:space="preserve"> </w:t>
        </w:r>
        <w:r w:rsidR="00865E98" w:rsidRPr="002E61D1">
          <w:rPr>
            <w:rStyle w:val="af0"/>
            <w:noProof/>
          </w:rPr>
          <w:t>DENY</w:t>
        </w:r>
        <w:r w:rsidR="00865E98" w:rsidRPr="002E61D1">
          <w:rPr>
            <w:rStyle w:val="af0"/>
            <w:rFonts w:ascii="宋体" w:hAnsi="宋体" w:cs="宋体" w:hint="eastAsia"/>
            <w:noProof/>
          </w:rPr>
          <w:t>规则源地址大于冲突路径源地址</w:t>
        </w:r>
        <w:r w:rsidR="00865E98">
          <w:rPr>
            <w:noProof/>
            <w:webHidden/>
          </w:rPr>
          <w:tab/>
        </w:r>
        <w:r>
          <w:rPr>
            <w:noProof/>
            <w:webHidden/>
          </w:rPr>
          <w:fldChar w:fldCharType="begin"/>
        </w:r>
        <w:r w:rsidR="00865E98">
          <w:rPr>
            <w:noProof/>
            <w:webHidden/>
          </w:rPr>
          <w:instrText xml:space="preserve"> PAGEREF _Toc395800741 \h </w:instrText>
        </w:r>
        <w:r>
          <w:rPr>
            <w:noProof/>
            <w:webHidden/>
          </w:rPr>
        </w:r>
        <w:r>
          <w:rPr>
            <w:noProof/>
            <w:webHidden/>
          </w:rPr>
          <w:fldChar w:fldCharType="separate"/>
        </w:r>
        <w:r w:rsidR="00865E98">
          <w:rPr>
            <w:noProof/>
            <w:webHidden/>
          </w:rPr>
          <w:t>31</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42"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35</w:t>
        </w:r>
        <w:r w:rsidR="00865E98" w:rsidRPr="002E61D1">
          <w:rPr>
            <w:rStyle w:val="af0"/>
            <w:rFonts w:cs="Times New Roman"/>
            <w:noProof/>
          </w:rPr>
          <w:t xml:space="preserve"> </w:t>
        </w:r>
        <w:r w:rsidR="00865E98" w:rsidRPr="002E61D1">
          <w:rPr>
            <w:rStyle w:val="af0"/>
            <w:noProof/>
          </w:rPr>
          <w:t>DENY</w:t>
        </w:r>
        <w:r w:rsidR="00865E98" w:rsidRPr="002E61D1">
          <w:rPr>
            <w:rStyle w:val="af0"/>
            <w:rFonts w:ascii="宋体" w:hAnsi="宋体" w:cs="宋体" w:hint="eastAsia"/>
            <w:noProof/>
          </w:rPr>
          <w:t>规则源地址等于冲突路径源地址</w:t>
        </w:r>
        <w:r w:rsidR="00865E98">
          <w:rPr>
            <w:noProof/>
            <w:webHidden/>
          </w:rPr>
          <w:tab/>
        </w:r>
        <w:r>
          <w:rPr>
            <w:noProof/>
            <w:webHidden/>
          </w:rPr>
          <w:fldChar w:fldCharType="begin"/>
        </w:r>
        <w:r w:rsidR="00865E98">
          <w:rPr>
            <w:noProof/>
            <w:webHidden/>
          </w:rPr>
          <w:instrText xml:space="preserve"> PAGEREF _Toc395800742 \h </w:instrText>
        </w:r>
        <w:r>
          <w:rPr>
            <w:noProof/>
            <w:webHidden/>
          </w:rPr>
        </w:r>
        <w:r>
          <w:rPr>
            <w:noProof/>
            <w:webHidden/>
          </w:rPr>
          <w:fldChar w:fldCharType="separate"/>
        </w:r>
        <w:r w:rsidR="00865E98">
          <w:rPr>
            <w:noProof/>
            <w:webHidden/>
          </w:rPr>
          <w:t>31</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43"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36 DENY</w:t>
        </w:r>
        <w:r w:rsidR="00865E98" w:rsidRPr="002E61D1">
          <w:rPr>
            <w:rStyle w:val="af0"/>
            <w:rFonts w:ascii="宋体" w:hAnsi="宋体" w:cs="宋体" w:hint="eastAsia"/>
            <w:noProof/>
          </w:rPr>
          <w:t>规则源地址小于冲突路径源地址</w:t>
        </w:r>
        <w:r w:rsidR="00865E98">
          <w:rPr>
            <w:noProof/>
            <w:webHidden/>
          </w:rPr>
          <w:tab/>
        </w:r>
        <w:r>
          <w:rPr>
            <w:noProof/>
            <w:webHidden/>
          </w:rPr>
          <w:fldChar w:fldCharType="begin"/>
        </w:r>
        <w:r w:rsidR="00865E98">
          <w:rPr>
            <w:noProof/>
            <w:webHidden/>
          </w:rPr>
          <w:instrText xml:space="preserve"> PAGEREF _Toc395800743 \h </w:instrText>
        </w:r>
        <w:r>
          <w:rPr>
            <w:noProof/>
            <w:webHidden/>
          </w:rPr>
        </w:r>
        <w:r>
          <w:rPr>
            <w:noProof/>
            <w:webHidden/>
          </w:rPr>
          <w:fldChar w:fldCharType="separate"/>
        </w:r>
        <w:r w:rsidR="00865E98">
          <w:rPr>
            <w:noProof/>
            <w:webHidden/>
          </w:rPr>
          <w:t>32</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44"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37</w:t>
        </w:r>
        <w:r w:rsidR="00865E98" w:rsidRPr="002E61D1">
          <w:rPr>
            <w:rStyle w:val="af0"/>
            <w:rFonts w:ascii="宋体" w:hAnsi="宋体" w:cs="宋体" w:hint="eastAsia"/>
            <w:noProof/>
          </w:rPr>
          <w:t>验证是否存在冲突</w:t>
        </w:r>
        <w:r w:rsidR="00865E98">
          <w:rPr>
            <w:noProof/>
            <w:webHidden/>
          </w:rPr>
          <w:tab/>
        </w:r>
        <w:r>
          <w:rPr>
            <w:noProof/>
            <w:webHidden/>
          </w:rPr>
          <w:fldChar w:fldCharType="begin"/>
        </w:r>
        <w:r w:rsidR="00865E98">
          <w:rPr>
            <w:noProof/>
            <w:webHidden/>
          </w:rPr>
          <w:instrText xml:space="preserve"> PAGEREF _Toc395800744 \h </w:instrText>
        </w:r>
        <w:r>
          <w:rPr>
            <w:noProof/>
            <w:webHidden/>
          </w:rPr>
        </w:r>
        <w:r>
          <w:rPr>
            <w:noProof/>
            <w:webHidden/>
          </w:rPr>
          <w:fldChar w:fldCharType="separate"/>
        </w:r>
        <w:r w:rsidR="00865E98">
          <w:rPr>
            <w:noProof/>
            <w:webHidden/>
          </w:rPr>
          <w:t>34</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45"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38</w:t>
        </w:r>
        <w:r w:rsidR="00865E98" w:rsidRPr="002E61D1">
          <w:rPr>
            <w:rStyle w:val="af0"/>
            <w:rFonts w:ascii="宋体" w:hAnsi="宋体" w:cs="宋体" w:hint="eastAsia"/>
            <w:noProof/>
          </w:rPr>
          <w:t>在浏览器中查看冲突路径</w:t>
        </w:r>
        <w:r w:rsidR="00865E98">
          <w:rPr>
            <w:noProof/>
            <w:webHidden/>
          </w:rPr>
          <w:tab/>
        </w:r>
        <w:r>
          <w:rPr>
            <w:noProof/>
            <w:webHidden/>
          </w:rPr>
          <w:fldChar w:fldCharType="begin"/>
        </w:r>
        <w:r w:rsidR="00865E98">
          <w:rPr>
            <w:noProof/>
            <w:webHidden/>
          </w:rPr>
          <w:instrText xml:space="preserve"> PAGEREF _Toc395800745 \h </w:instrText>
        </w:r>
        <w:r>
          <w:rPr>
            <w:noProof/>
            <w:webHidden/>
          </w:rPr>
        </w:r>
        <w:r>
          <w:rPr>
            <w:noProof/>
            <w:webHidden/>
          </w:rPr>
          <w:fldChar w:fldCharType="separate"/>
        </w:r>
        <w:r w:rsidR="00865E98">
          <w:rPr>
            <w:noProof/>
            <w:webHidden/>
          </w:rPr>
          <w:t>34</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46"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39</w:t>
        </w:r>
        <w:r w:rsidR="00865E98" w:rsidRPr="002E61D1">
          <w:rPr>
            <w:rStyle w:val="af0"/>
            <w:rFonts w:ascii="宋体" w:hAnsi="宋体" w:cs="宋体" w:hint="eastAsia"/>
            <w:noProof/>
          </w:rPr>
          <w:t>插入的阻断流表</w:t>
        </w:r>
        <w:r w:rsidR="00865E98">
          <w:rPr>
            <w:noProof/>
            <w:webHidden/>
          </w:rPr>
          <w:tab/>
        </w:r>
        <w:r>
          <w:rPr>
            <w:noProof/>
            <w:webHidden/>
          </w:rPr>
          <w:fldChar w:fldCharType="begin"/>
        </w:r>
        <w:r w:rsidR="00865E98">
          <w:rPr>
            <w:noProof/>
            <w:webHidden/>
          </w:rPr>
          <w:instrText xml:space="preserve"> PAGEREF _Toc395800746 \h </w:instrText>
        </w:r>
        <w:r>
          <w:rPr>
            <w:noProof/>
            <w:webHidden/>
          </w:rPr>
        </w:r>
        <w:r>
          <w:rPr>
            <w:noProof/>
            <w:webHidden/>
          </w:rPr>
          <w:fldChar w:fldCharType="separate"/>
        </w:r>
        <w:r w:rsidR="00865E98">
          <w:rPr>
            <w:noProof/>
            <w:webHidden/>
          </w:rPr>
          <w:t>35</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47"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40</w:t>
        </w:r>
        <w:r w:rsidR="00865E98" w:rsidRPr="002E61D1">
          <w:rPr>
            <w:rStyle w:val="af0"/>
            <w:rFonts w:ascii="宋体" w:hAnsi="宋体" w:cs="宋体" w:hint="eastAsia"/>
            <w:noProof/>
          </w:rPr>
          <w:t>验证冲突是否解决</w:t>
        </w:r>
        <w:r w:rsidR="00865E98">
          <w:rPr>
            <w:noProof/>
            <w:webHidden/>
          </w:rPr>
          <w:tab/>
        </w:r>
        <w:r>
          <w:rPr>
            <w:noProof/>
            <w:webHidden/>
          </w:rPr>
          <w:fldChar w:fldCharType="begin"/>
        </w:r>
        <w:r w:rsidR="00865E98">
          <w:rPr>
            <w:noProof/>
            <w:webHidden/>
          </w:rPr>
          <w:instrText xml:space="preserve"> PAGEREF _Toc395800747 \h </w:instrText>
        </w:r>
        <w:r>
          <w:rPr>
            <w:noProof/>
            <w:webHidden/>
          </w:rPr>
        </w:r>
        <w:r>
          <w:rPr>
            <w:noProof/>
            <w:webHidden/>
          </w:rPr>
          <w:fldChar w:fldCharType="separate"/>
        </w:r>
        <w:r w:rsidR="00865E98">
          <w:rPr>
            <w:noProof/>
            <w:webHidden/>
          </w:rPr>
          <w:t>35</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48"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41</w:t>
        </w:r>
        <w:r w:rsidR="00865E98" w:rsidRPr="002E61D1">
          <w:rPr>
            <w:rStyle w:val="af0"/>
            <w:rFonts w:ascii="宋体" w:hAnsi="宋体" w:cs="宋体" w:hint="eastAsia"/>
            <w:noProof/>
          </w:rPr>
          <w:t>在浏览器中查看全局流路径</w:t>
        </w:r>
        <w:r w:rsidR="00865E98">
          <w:rPr>
            <w:noProof/>
            <w:webHidden/>
          </w:rPr>
          <w:tab/>
        </w:r>
        <w:r>
          <w:rPr>
            <w:noProof/>
            <w:webHidden/>
          </w:rPr>
          <w:fldChar w:fldCharType="begin"/>
        </w:r>
        <w:r w:rsidR="00865E98">
          <w:rPr>
            <w:noProof/>
            <w:webHidden/>
          </w:rPr>
          <w:instrText xml:space="preserve"> PAGEREF _Toc395800748 \h </w:instrText>
        </w:r>
        <w:r>
          <w:rPr>
            <w:noProof/>
            <w:webHidden/>
          </w:rPr>
        </w:r>
        <w:r>
          <w:rPr>
            <w:noProof/>
            <w:webHidden/>
          </w:rPr>
          <w:fldChar w:fldCharType="separate"/>
        </w:r>
        <w:r w:rsidR="00865E98">
          <w:rPr>
            <w:noProof/>
            <w:webHidden/>
          </w:rPr>
          <w:t>36</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49"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42</w:t>
        </w:r>
        <w:r w:rsidR="00865E98" w:rsidRPr="002E61D1">
          <w:rPr>
            <w:rStyle w:val="af0"/>
            <w:rFonts w:ascii="宋体" w:hAnsi="宋体" w:cs="宋体" w:hint="eastAsia"/>
            <w:noProof/>
          </w:rPr>
          <w:t>生成系统初始全局流路径</w:t>
        </w:r>
        <w:r w:rsidR="00865E98">
          <w:rPr>
            <w:noProof/>
            <w:webHidden/>
          </w:rPr>
          <w:tab/>
        </w:r>
        <w:r>
          <w:rPr>
            <w:noProof/>
            <w:webHidden/>
          </w:rPr>
          <w:fldChar w:fldCharType="begin"/>
        </w:r>
        <w:r w:rsidR="00865E98">
          <w:rPr>
            <w:noProof/>
            <w:webHidden/>
          </w:rPr>
          <w:instrText xml:space="preserve"> PAGEREF _Toc395800749 \h </w:instrText>
        </w:r>
        <w:r>
          <w:rPr>
            <w:noProof/>
            <w:webHidden/>
          </w:rPr>
        </w:r>
        <w:r>
          <w:rPr>
            <w:noProof/>
            <w:webHidden/>
          </w:rPr>
          <w:fldChar w:fldCharType="separate"/>
        </w:r>
        <w:r w:rsidR="00865E98">
          <w:rPr>
            <w:noProof/>
            <w:webHidden/>
          </w:rPr>
          <w:t>36</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50" w:history="1">
        <w:r w:rsidR="00865E98" w:rsidRPr="002E61D1">
          <w:rPr>
            <w:rStyle w:val="af0"/>
            <w:rFonts w:ascii="宋体" w:hAnsi="宋体" w:cs="宋体" w:hint="eastAsia"/>
            <w:noProof/>
          </w:rPr>
          <w:t>图</w:t>
        </w:r>
        <w:r w:rsidR="00865E98" w:rsidRPr="002E61D1">
          <w:rPr>
            <w:rStyle w:val="af0"/>
            <w:rFonts w:cs="Times New Roman"/>
            <w:noProof/>
          </w:rPr>
          <w:t>6-</w:t>
        </w:r>
        <w:r w:rsidR="00865E98" w:rsidRPr="002E61D1">
          <w:rPr>
            <w:rStyle w:val="af0"/>
            <w:noProof/>
          </w:rPr>
          <w:t xml:space="preserve"> 43</w:t>
        </w:r>
        <w:r w:rsidR="00865E98" w:rsidRPr="002E61D1">
          <w:rPr>
            <w:rStyle w:val="af0"/>
            <w:rFonts w:ascii="宋体" w:hAnsi="宋体" w:cs="宋体" w:hint="eastAsia"/>
            <w:noProof/>
          </w:rPr>
          <w:t>性能测试的拓扑结</w:t>
        </w:r>
        <w:r w:rsidR="00865E98">
          <w:rPr>
            <w:noProof/>
            <w:webHidden/>
          </w:rPr>
          <w:tab/>
        </w:r>
        <w:r>
          <w:rPr>
            <w:noProof/>
            <w:webHidden/>
          </w:rPr>
          <w:fldChar w:fldCharType="begin"/>
        </w:r>
        <w:r w:rsidR="00865E98">
          <w:rPr>
            <w:noProof/>
            <w:webHidden/>
          </w:rPr>
          <w:instrText xml:space="preserve"> PAGEREF _Toc395800750 \h </w:instrText>
        </w:r>
        <w:r>
          <w:rPr>
            <w:noProof/>
            <w:webHidden/>
          </w:rPr>
        </w:r>
        <w:r>
          <w:rPr>
            <w:noProof/>
            <w:webHidden/>
          </w:rPr>
          <w:fldChar w:fldCharType="separate"/>
        </w:r>
        <w:r w:rsidR="00865E98">
          <w:rPr>
            <w:noProof/>
            <w:webHidden/>
          </w:rPr>
          <w:t>37</w:t>
        </w:r>
        <w:r>
          <w:rPr>
            <w:noProof/>
            <w:webHidden/>
          </w:rPr>
          <w:fldChar w:fldCharType="end"/>
        </w:r>
      </w:hyperlink>
    </w:p>
    <w:p w:rsidR="003A7D74" w:rsidRDefault="00475907" w:rsidP="00865E98">
      <w:pPr>
        <w:widowControl/>
        <w:suppressAutoHyphens w:val="0"/>
        <w:jc w:val="left"/>
        <w:outlineLvl w:val="0"/>
        <w:rPr>
          <w:rFonts w:ascii="华文黑体" w:eastAsia="华文黑体"/>
          <w:kern w:val="1"/>
          <w:sz w:val="32"/>
          <w:szCs w:val="32"/>
        </w:rPr>
      </w:pPr>
      <w:r>
        <w:rPr>
          <w:rFonts w:ascii="华文黑体" w:eastAsia="华文黑体"/>
          <w:kern w:val="1"/>
          <w:sz w:val="32"/>
          <w:szCs w:val="32"/>
        </w:rPr>
        <w:fldChar w:fldCharType="end"/>
      </w:r>
      <w:r w:rsidR="00865E98">
        <w:rPr>
          <w:rFonts w:ascii="华文黑体" w:eastAsia="华文黑体" w:hint="eastAsia"/>
          <w:kern w:val="1"/>
          <w:sz w:val="32"/>
          <w:szCs w:val="32"/>
        </w:rPr>
        <w:t>表目</w:t>
      </w:r>
    </w:p>
    <w:p w:rsidR="00865E98" w:rsidRDefault="00475907">
      <w:pPr>
        <w:pStyle w:val="af2"/>
        <w:tabs>
          <w:tab w:val="right" w:leader="dot" w:pos="8296"/>
        </w:tabs>
        <w:rPr>
          <w:rFonts w:eastAsiaTheme="minorEastAsia" w:cstheme="minorBidi"/>
          <w:smallCaps w:val="0"/>
          <w:noProof/>
          <w:kern w:val="2"/>
          <w:sz w:val="21"/>
          <w:szCs w:val="22"/>
        </w:rPr>
      </w:pPr>
      <w:r>
        <w:rPr>
          <w:rFonts w:ascii="华文黑体" w:eastAsia="华文黑体"/>
          <w:kern w:val="1"/>
          <w:sz w:val="32"/>
          <w:szCs w:val="32"/>
        </w:rPr>
        <w:fldChar w:fldCharType="begin"/>
      </w:r>
      <w:r w:rsidR="00865E98">
        <w:rPr>
          <w:rFonts w:ascii="华文黑体" w:eastAsia="华文黑体"/>
          <w:kern w:val="1"/>
          <w:sz w:val="32"/>
          <w:szCs w:val="32"/>
        </w:rPr>
        <w:instrText xml:space="preserve"> </w:instrText>
      </w:r>
      <w:r w:rsidR="00865E98">
        <w:rPr>
          <w:rFonts w:ascii="华文黑体" w:eastAsia="华文黑体" w:hint="eastAsia"/>
          <w:kern w:val="1"/>
          <w:sz w:val="32"/>
          <w:szCs w:val="32"/>
        </w:rPr>
        <w:instrText>TOC \h \z \c "表格5-"</w:instrText>
      </w:r>
      <w:r w:rsidR="00865E98">
        <w:rPr>
          <w:rFonts w:ascii="华文黑体" w:eastAsia="华文黑体"/>
          <w:kern w:val="1"/>
          <w:sz w:val="32"/>
          <w:szCs w:val="32"/>
        </w:rPr>
        <w:instrText xml:space="preserve"> </w:instrText>
      </w:r>
      <w:r>
        <w:rPr>
          <w:rFonts w:ascii="华文黑体" w:eastAsia="华文黑体"/>
          <w:kern w:val="1"/>
          <w:sz w:val="32"/>
          <w:szCs w:val="32"/>
        </w:rPr>
        <w:fldChar w:fldCharType="separate"/>
      </w:r>
      <w:hyperlink w:anchor="_Toc395800751" w:history="1">
        <w:r w:rsidR="00865E98" w:rsidRPr="00783667">
          <w:rPr>
            <w:rStyle w:val="af0"/>
            <w:rFonts w:ascii="宋体" w:hAnsi="宋体" w:cs="宋体" w:hint="eastAsia"/>
            <w:noProof/>
          </w:rPr>
          <w:t>表格</w:t>
        </w:r>
        <w:r w:rsidR="00865E98" w:rsidRPr="00783667">
          <w:rPr>
            <w:rStyle w:val="af0"/>
            <w:rFonts w:cs="Times New Roman"/>
            <w:noProof/>
          </w:rPr>
          <w:t>5-</w:t>
        </w:r>
        <w:r w:rsidR="00865E98" w:rsidRPr="00783667">
          <w:rPr>
            <w:rStyle w:val="af0"/>
            <w:noProof/>
          </w:rPr>
          <w:t xml:space="preserve"> 1</w:t>
        </w:r>
        <w:r w:rsidR="00865E98" w:rsidRPr="00783667">
          <w:rPr>
            <w:rStyle w:val="af0"/>
            <w:rFonts w:hint="eastAsia"/>
            <w:noProof/>
          </w:rPr>
          <w:t>初始防火墙规则</w:t>
        </w:r>
        <w:r w:rsidR="00865E98">
          <w:rPr>
            <w:noProof/>
            <w:webHidden/>
          </w:rPr>
          <w:tab/>
        </w:r>
        <w:r>
          <w:rPr>
            <w:noProof/>
            <w:webHidden/>
          </w:rPr>
          <w:fldChar w:fldCharType="begin"/>
        </w:r>
        <w:r w:rsidR="00865E98">
          <w:rPr>
            <w:noProof/>
            <w:webHidden/>
          </w:rPr>
          <w:instrText xml:space="preserve"> PAGEREF _Toc395800751 \h </w:instrText>
        </w:r>
        <w:r>
          <w:rPr>
            <w:noProof/>
            <w:webHidden/>
          </w:rPr>
        </w:r>
        <w:r>
          <w:rPr>
            <w:noProof/>
            <w:webHidden/>
          </w:rPr>
          <w:fldChar w:fldCharType="separate"/>
        </w:r>
        <w:r w:rsidR="00865E98">
          <w:rPr>
            <w:noProof/>
            <w:webHidden/>
          </w:rPr>
          <w:t>6</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52" w:history="1">
        <w:r w:rsidR="00865E98" w:rsidRPr="00783667">
          <w:rPr>
            <w:rStyle w:val="af0"/>
            <w:rFonts w:ascii="宋体" w:hAnsi="宋体" w:cs="宋体" w:hint="eastAsia"/>
            <w:noProof/>
          </w:rPr>
          <w:t>表格</w:t>
        </w:r>
        <w:r w:rsidR="00865E98" w:rsidRPr="00783667">
          <w:rPr>
            <w:rStyle w:val="af0"/>
            <w:rFonts w:cs="Times New Roman"/>
            <w:noProof/>
          </w:rPr>
          <w:t>5-</w:t>
        </w:r>
        <w:r w:rsidR="00865E98" w:rsidRPr="00783667">
          <w:rPr>
            <w:rStyle w:val="af0"/>
            <w:noProof/>
          </w:rPr>
          <w:t xml:space="preserve"> 2</w:t>
        </w:r>
        <w:r w:rsidR="00865E98" w:rsidRPr="00783667">
          <w:rPr>
            <w:rStyle w:val="af0"/>
            <w:rFonts w:ascii="宋体" w:hAnsi="宋体" w:cs="宋体" w:hint="eastAsia"/>
            <w:noProof/>
          </w:rPr>
          <w:t>显示初始防火墙规则</w:t>
        </w:r>
        <w:r w:rsidR="00865E98">
          <w:rPr>
            <w:noProof/>
            <w:webHidden/>
          </w:rPr>
          <w:tab/>
        </w:r>
        <w:r>
          <w:rPr>
            <w:noProof/>
            <w:webHidden/>
          </w:rPr>
          <w:fldChar w:fldCharType="begin"/>
        </w:r>
        <w:r w:rsidR="00865E98">
          <w:rPr>
            <w:noProof/>
            <w:webHidden/>
          </w:rPr>
          <w:instrText xml:space="preserve"> PAGEREF _Toc395800752 \h </w:instrText>
        </w:r>
        <w:r>
          <w:rPr>
            <w:noProof/>
            <w:webHidden/>
          </w:rPr>
        </w:r>
        <w:r>
          <w:rPr>
            <w:noProof/>
            <w:webHidden/>
          </w:rPr>
          <w:fldChar w:fldCharType="separate"/>
        </w:r>
        <w:r w:rsidR="00865E98">
          <w:rPr>
            <w:noProof/>
            <w:webHidden/>
          </w:rPr>
          <w:t>7</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53" w:history="1">
        <w:r w:rsidR="00865E98" w:rsidRPr="00783667">
          <w:rPr>
            <w:rStyle w:val="af0"/>
            <w:rFonts w:ascii="宋体" w:hAnsi="宋体" w:cs="宋体" w:hint="eastAsia"/>
            <w:noProof/>
          </w:rPr>
          <w:t>表格</w:t>
        </w:r>
        <w:r w:rsidR="00865E98" w:rsidRPr="00783667">
          <w:rPr>
            <w:rStyle w:val="af0"/>
            <w:rFonts w:cs="Times New Roman"/>
            <w:noProof/>
          </w:rPr>
          <w:t>5-</w:t>
        </w:r>
        <w:r w:rsidR="00865E98" w:rsidRPr="00783667">
          <w:rPr>
            <w:rStyle w:val="af0"/>
            <w:noProof/>
          </w:rPr>
          <w:t xml:space="preserve"> 3</w:t>
        </w:r>
        <w:r w:rsidR="00865E98" w:rsidRPr="00783667">
          <w:rPr>
            <w:rStyle w:val="af0"/>
            <w:rFonts w:ascii="宋体" w:hAnsi="宋体" w:cs="宋体" w:hint="eastAsia"/>
            <w:noProof/>
          </w:rPr>
          <w:t>动态显示防火墙规则变化</w:t>
        </w:r>
        <w:r w:rsidR="00865E98">
          <w:rPr>
            <w:noProof/>
            <w:webHidden/>
          </w:rPr>
          <w:tab/>
        </w:r>
        <w:r>
          <w:rPr>
            <w:noProof/>
            <w:webHidden/>
          </w:rPr>
          <w:fldChar w:fldCharType="begin"/>
        </w:r>
        <w:r w:rsidR="00865E98">
          <w:rPr>
            <w:noProof/>
            <w:webHidden/>
          </w:rPr>
          <w:instrText xml:space="preserve"> PAGEREF _Toc395800753 \h </w:instrText>
        </w:r>
        <w:r>
          <w:rPr>
            <w:noProof/>
            <w:webHidden/>
          </w:rPr>
        </w:r>
        <w:r>
          <w:rPr>
            <w:noProof/>
            <w:webHidden/>
          </w:rPr>
          <w:fldChar w:fldCharType="separate"/>
        </w:r>
        <w:r w:rsidR="00865E98">
          <w:rPr>
            <w:noProof/>
            <w:webHidden/>
          </w:rPr>
          <w:t>7</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54" w:history="1">
        <w:r w:rsidR="00865E98" w:rsidRPr="00783667">
          <w:rPr>
            <w:rStyle w:val="af0"/>
            <w:rFonts w:ascii="宋体" w:hAnsi="宋体" w:cs="宋体" w:hint="eastAsia"/>
            <w:noProof/>
          </w:rPr>
          <w:t>表格</w:t>
        </w:r>
        <w:r w:rsidR="00865E98" w:rsidRPr="00783667">
          <w:rPr>
            <w:rStyle w:val="af0"/>
            <w:rFonts w:cs="Times New Roman"/>
            <w:noProof/>
          </w:rPr>
          <w:t>5-</w:t>
        </w:r>
        <w:r w:rsidR="00865E98" w:rsidRPr="00783667">
          <w:rPr>
            <w:rStyle w:val="af0"/>
            <w:noProof/>
          </w:rPr>
          <w:t xml:space="preserve"> 4</w:t>
        </w:r>
        <w:r w:rsidR="00865E98" w:rsidRPr="00783667">
          <w:rPr>
            <w:rStyle w:val="af0"/>
            <w:rFonts w:ascii="宋体" w:hAnsi="宋体" w:cs="宋体" w:hint="eastAsia"/>
            <w:noProof/>
          </w:rPr>
          <w:t>添加防火墙规则</w:t>
        </w:r>
        <w:r w:rsidR="00865E98">
          <w:rPr>
            <w:noProof/>
            <w:webHidden/>
          </w:rPr>
          <w:tab/>
        </w:r>
        <w:r>
          <w:rPr>
            <w:noProof/>
            <w:webHidden/>
          </w:rPr>
          <w:fldChar w:fldCharType="begin"/>
        </w:r>
        <w:r w:rsidR="00865E98">
          <w:rPr>
            <w:noProof/>
            <w:webHidden/>
          </w:rPr>
          <w:instrText xml:space="preserve"> PAGEREF _Toc395800754 \h </w:instrText>
        </w:r>
        <w:r>
          <w:rPr>
            <w:noProof/>
            <w:webHidden/>
          </w:rPr>
        </w:r>
        <w:r>
          <w:rPr>
            <w:noProof/>
            <w:webHidden/>
          </w:rPr>
          <w:fldChar w:fldCharType="separate"/>
        </w:r>
        <w:r w:rsidR="00865E98">
          <w:rPr>
            <w:noProof/>
            <w:webHidden/>
          </w:rPr>
          <w:t>8</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55" w:history="1">
        <w:r w:rsidR="00865E98" w:rsidRPr="00783667">
          <w:rPr>
            <w:rStyle w:val="af0"/>
            <w:rFonts w:hint="eastAsia"/>
            <w:noProof/>
          </w:rPr>
          <w:t>表格</w:t>
        </w:r>
        <w:r w:rsidR="00865E98" w:rsidRPr="00783667">
          <w:rPr>
            <w:rStyle w:val="af0"/>
            <w:rFonts w:hint="eastAsia"/>
            <w:noProof/>
          </w:rPr>
          <w:t xml:space="preserve">5- </w:t>
        </w:r>
        <w:r w:rsidR="00865E98" w:rsidRPr="00783667">
          <w:rPr>
            <w:rStyle w:val="af0"/>
            <w:noProof/>
          </w:rPr>
          <w:t>5</w:t>
        </w:r>
        <w:r w:rsidR="00865E98" w:rsidRPr="00783667">
          <w:rPr>
            <w:rStyle w:val="af0"/>
            <w:rFonts w:ascii="宋体" w:hAnsi="宋体" w:cs="宋体" w:hint="eastAsia"/>
            <w:noProof/>
          </w:rPr>
          <w:t>删除防火墙规则</w:t>
        </w:r>
        <w:r w:rsidR="00865E98">
          <w:rPr>
            <w:noProof/>
            <w:webHidden/>
          </w:rPr>
          <w:tab/>
        </w:r>
        <w:r>
          <w:rPr>
            <w:noProof/>
            <w:webHidden/>
          </w:rPr>
          <w:fldChar w:fldCharType="begin"/>
        </w:r>
        <w:r w:rsidR="00865E98">
          <w:rPr>
            <w:noProof/>
            <w:webHidden/>
          </w:rPr>
          <w:instrText xml:space="preserve"> PAGEREF _Toc395800755 \h </w:instrText>
        </w:r>
        <w:r>
          <w:rPr>
            <w:noProof/>
            <w:webHidden/>
          </w:rPr>
        </w:r>
        <w:r>
          <w:rPr>
            <w:noProof/>
            <w:webHidden/>
          </w:rPr>
          <w:fldChar w:fldCharType="separate"/>
        </w:r>
        <w:r w:rsidR="00865E98">
          <w:rPr>
            <w:noProof/>
            <w:webHidden/>
          </w:rPr>
          <w:t>8</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56" w:history="1">
        <w:r w:rsidR="00865E98" w:rsidRPr="00783667">
          <w:rPr>
            <w:rStyle w:val="af0"/>
            <w:rFonts w:hint="eastAsia"/>
            <w:noProof/>
          </w:rPr>
          <w:t>表格</w:t>
        </w:r>
        <w:r w:rsidR="00865E98" w:rsidRPr="00783667">
          <w:rPr>
            <w:rStyle w:val="af0"/>
            <w:rFonts w:hint="eastAsia"/>
            <w:noProof/>
          </w:rPr>
          <w:t xml:space="preserve">5- </w:t>
        </w:r>
        <w:r w:rsidR="00865E98" w:rsidRPr="00783667">
          <w:rPr>
            <w:rStyle w:val="af0"/>
            <w:noProof/>
          </w:rPr>
          <w:t>6</w:t>
        </w:r>
        <w:r w:rsidR="00865E98" w:rsidRPr="00783667">
          <w:rPr>
            <w:rStyle w:val="af0"/>
            <w:rFonts w:ascii="宋体" w:hAnsi="宋体" w:cs="宋体" w:hint="eastAsia"/>
            <w:noProof/>
          </w:rPr>
          <w:t>删除所有防火墙规则</w:t>
        </w:r>
        <w:r w:rsidR="00865E98">
          <w:rPr>
            <w:noProof/>
            <w:webHidden/>
          </w:rPr>
          <w:tab/>
        </w:r>
        <w:r>
          <w:rPr>
            <w:noProof/>
            <w:webHidden/>
          </w:rPr>
          <w:fldChar w:fldCharType="begin"/>
        </w:r>
        <w:r w:rsidR="00865E98">
          <w:rPr>
            <w:noProof/>
            <w:webHidden/>
          </w:rPr>
          <w:instrText xml:space="preserve"> PAGEREF _Toc395800756 \h </w:instrText>
        </w:r>
        <w:r>
          <w:rPr>
            <w:noProof/>
            <w:webHidden/>
          </w:rPr>
        </w:r>
        <w:r>
          <w:rPr>
            <w:noProof/>
            <w:webHidden/>
          </w:rPr>
          <w:fldChar w:fldCharType="separate"/>
        </w:r>
        <w:r w:rsidR="00865E98">
          <w:rPr>
            <w:noProof/>
            <w:webHidden/>
          </w:rPr>
          <w:t>8</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57" w:history="1">
        <w:r w:rsidR="00865E98" w:rsidRPr="00783667">
          <w:rPr>
            <w:rStyle w:val="af0"/>
            <w:rFonts w:hint="eastAsia"/>
            <w:noProof/>
          </w:rPr>
          <w:t>表格</w:t>
        </w:r>
        <w:r w:rsidR="00865E98" w:rsidRPr="00783667">
          <w:rPr>
            <w:rStyle w:val="af0"/>
            <w:rFonts w:hint="eastAsia"/>
            <w:noProof/>
          </w:rPr>
          <w:t xml:space="preserve">5- </w:t>
        </w:r>
        <w:r w:rsidR="00865E98" w:rsidRPr="00783667">
          <w:rPr>
            <w:rStyle w:val="af0"/>
            <w:noProof/>
          </w:rPr>
          <w:t>7</w:t>
        </w:r>
        <w:r w:rsidR="00865E98" w:rsidRPr="00783667">
          <w:rPr>
            <w:rStyle w:val="af0"/>
            <w:rFonts w:ascii="宋体" w:hAnsi="宋体" w:cs="宋体" w:hint="eastAsia"/>
            <w:noProof/>
          </w:rPr>
          <w:t>更新防火墙规则</w:t>
        </w:r>
        <w:r w:rsidR="00865E98">
          <w:rPr>
            <w:noProof/>
            <w:webHidden/>
          </w:rPr>
          <w:tab/>
        </w:r>
        <w:r>
          <w:rPr>
            <w:noProof/>
            <w:webHidden/>
          </w:rPr>
          <w:fldChar w:fldCharType="begin"/>
        </w:r>
        <w:r w:rsidR="00865E98">
          <w:rPr>
            <w:noProof/>
            <w:webHidden/>
          </w:rPr>
          <w:instrText xml:space="preserve"> PAGEREF _Toc395800757 \h </w:instrText>
        </w:r>
        <w:r>
          <w:rPr>
            <w:noProof/>
            <w:webHidden/>
          </w:rPr>
        </w:r>
        <w:r>
          <w:rPr>
            <w:noProof/>
            <w:webHidden/>
          </w:rPr>
          <w:fldChar w:fldCharType="separate"/>
        </w:r>
        <w:r w:rsidR="00865E98">
          <w:rPr>
            <w:noProof/>
            <w:webHidden/>
          </w:rPr>
          <w:t>9</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58" w:history="1">
        <w:r w:rsidR="00865E98" w:rsidRPr="00783667">
          <w:rPr>
            <w:rStyle w:val="af0"/>
            <w:rFonts w:hint="eastAsia"/>
            <w:noProof/>
          </w:rPr>
          <w:t>表格</w:t>
        </w:r>
        <w:r w:rsidR="00865E98" w:rsidRPr="00783667">
          <w:rPr>
            <w:rStyle w:val="af0"/>
            <w:rFonts w:hint="eastAsia"/>
            <w:noProof/>
          </w:rPr>
          <w:t xml:space="preserve">5- </w:t>
        </w:r>
        <w:r w:rsidR="00865E98" w:rsidRPr="00783667">
          <w:rPr>
            <w:rStyle w:val="af0"/>
            <w:noProof/>
          </w:rPr>
          <w:t>8</w:t>
        </w:r>
        <w:r w:rsidR="00865E98" w:rsidRPr="00783667">
          <w:rPr>
            <w:rStyle w:val="af0"/>
            <w:rFonts w:ascii="宋体" w:hAnsi="宋体" w:cs="宋体" w:hint="eastAsia"/>
            <w:noProof/>
          </w:rPr>
          <w:t>打开关闭防火墙</w:t>
        </w:r>
        <w:r w:rsidR="00865E98">
          <w:rPr>
            <w:noProof/>
            <w:webHidden/>
          </w:rPr>
          <w:tab/>
        </w:r>
        <w:r>
          <w:rPr>
            <w:noProof/>
            <w:webHidden/>
          </w:rPr>
          <w:fldChar w:fldCharType="begin"/>
        </w:r>
        <w:r w:rsidR="00865E98">
          <w:rPr>
            <w:noProof/>
            <w:webHidden/>
          </w:rPr>
          <w:instrText xml:space="preserve"> PAGEREF _Toc395800758 \h </w:instrText>
        </w:r>
        <w:r>
          <w:rPr>
            <w:noProof/>
            <w:webHidden/>
          </w:rPr>
        </w:r>
        <w:r>
          <w:rPr>
            <w:noProof/>
            <w:webHidden/>
          </w:rPr>
          <w:fldChar w:fldCharType="separate"/>
        </w:r>
        <w:r w:rsidR="00865E98">
          <w:rPr>
            <w:noProof/>
            <w:webHidden/>
          </w:rPr>
          <w:t>9</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59" w:history="1">
        <w:r w:rsidR="00865E98" w:rsidRPr="00783667">
          <w:rPr>
            <w:rStyle w:val="af0"/>
            <w:rFonts w:hint="eastAsia"/>
            <w:noProof/>
          </w:rPr>
          <w:t>表格</w:t>
        </w:r>
        <w:r w:rsidR="00865E98" w:rsidRPr="00783667">
          <w:rPr>
            <w:rStyle w:val="af0"/>
            <w:rFonts w:hint="eastAsia"/>
            <w:noProof/>
          </w:rPr>
          <w:t xml:space="preserve">5- </w:t>
        </w:r>
        <w:r w:rsidR="00865E98" w:rsidRPr="00783667">
          <w:rPr>
            <w:rStyle w:val="af0"/>
            <w:noProof/>
          </w:rPr>
          <w:t>9</w:t>
        </w:r>
        <w:r w:rsidR="00865E98" w:rsidRPr="00783667">
          <w:rPr>
            <w:rStyle w:val="af0"/>
            <w:rFonts w:ascii="宋体" w:hAnsi="宋体" w:cs="宋体" w:hint="eastAsia"/>
            <w:noProof/>
          </w:rPr>
          <w:t>显示初始流表</w:t>
        </w:r>
        <w:r w:rsidR="00865E98">
          <w:rPr>
            <w:noProof/>
            <w:webHidden/>
          </w:rPr>
          <w:tab/>
        </w:r>
        <w:r>
          <w:rPr>
            <w:noProof/>
            <w:webHidden/>
          </w:rPr>
          <w:fldChar w:fldCharType="begin"/>
        </w:r>
        <w:r w:rsidR="00865E98">
          <w:rPr>
            <w:noProof/>
            <w:webHidden/>
          </w:rPr>
          <w:instrText xml:space="preserve"> PAGEREF _Toc395800759 \h </w:instrText>
        </w:r>
        <w:r>
          <w:rPr>
            <w:noProof/>
            <w:webHidden/>
          </w:rPr>
        </w:r>
        <w:r>
          <w:rPr>
            <w:noProof/>
            <w:webHidden/>
          </w:rPr>
          <w:fldChar w:fldCharType="separate"/>
        </w:r>
        <w:r w:rsidR="00865E98">
          <w:rPr>
            <w:noProof/>
            <w:webHidden/>
          </w:rPr>
          <w:t>10</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60" w:history="1">
        <w:r w:rsidR="00865E98" w:rsidRPr="00783667">
          <w:rPr>
            <w:rStyle w:val="af0"/>
            <w:rFonts w:hint="eastAsia"/>
            <w:noProof/>
          </w:rPr>
          <w:t>表格</w:t>
        </w:r>
        <w:r w:rsidR="00865E98" w:rsidRPr="00783667">
          <w:rPr>
            <w:rStyle w:val="af0"/>
            <w:rFonts w:hint="eastAsia"/>
            <w:noProof/>
          </w:rPr>
          <w:t xml:space="preserve">5- </w:t>
        </w:r>
        <w:r w:rsidR="00865E98" w:rsidRPr="00783667">
          <w:rPr>
            <w:rStyle w:val="af0"/>
            <w:noProof/>
          </w:rPr>
          <w:t>10</w:t>
        </w:r>
        <w:r w:rsidR="00865E98" w:rsidRPr="00783667">
          <w:rPr>
            <w:rStyle w:val="af0"/>
            <w:rFonts w:ascii="宋体" w:hAnsi="宋体" w:cs="宋体" w:hint="eastAsia"/>
            <w:noProof/>
          </w:rPr>
          <w:t>动态显示流表变化</w:t>
        </w:r>
        <w:r w:rsidR="00865E98">
          <w:rPr>
            <w:noProof/>
            <w:webHidden/>
          </w:rPr>
          <w:tab/>
        </w:r>
        <w:r>
          <w:rPr>
            <w:noProof/>
            <w:webHidden/>
          </w:rPr>
          <w:fldChar w:fldCharType="begin"/>
        </w:r>
        <w:r w:rsidR="00865E98">
          <w:rPr>
            <w:noProof/>
            <w:webHidden/>
          </w:rPr>
          <w:instrText xml:space="preserve"> PAGEREF _Toc395800760 \h </w:instrText>
        </w:r>
        <w:r>
          <w:rPr>
            <w:noProof/>
            <w:webHidden/>
          </w:rPr>
        </w:r>
        <w:r>
          <w:rPr>
            <w:noProof/>
            <w:webHidden/>
          </w:rPr>
          <w:fldChar w:fldCharType="separate"/>
        </w:r>
        <w:r w:rsidR="00865E98">
          <w:rPr>
            <w:noProof/>
            <w:webHidden/>
          </w:rPr>
          <w:t>10</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61" w:history="1">
        <w:r w:rsidR="00865E98" w:rsidRPr="00783667">
          <w:rPr>
            <w:rStyle w:val="af0"/>
            <w:rFonts w:hint="eastAsia"/>
            <w:noProof/>
          </w:rPr>
          <w:t>表格</w:t>
        </w:r>
        <w:r w:rsidR="00865E98" w:rsidRPr="00783667">
          <w:rPr>
            <w:rStyle w:val="af0"/>
            <w:rFonts w:hint="eastAsia"/>
            <w:noProof/>
          </w:rPr>
          <w:t xml:space="preserve">5- </w:t>
        </w:r>
        <w:r w:rsidR="00865E98" w:rsidRPr="00783667">
          <w:rPr>
            <w:rStyle w:val="af0"/>
            <w:noProof/>
          </w:rPr>
          <w:t>11</w:t>
        </w:r>
        <w:r w:rsidR="00865E98" w:rsidRPr="00783667">
          <w:rPr>
            <w:rStyle w:val="af0"/>
            <w:rFonts w:ascii="宋体" w:hAnsi="宋体" w:cs="宋体" w:hint="eastAsia"/>
            <w:noProof/>
          </w:rPr>
          <w:t>添加流表</w:t>
        </w:r>
        <w:r w:rsidR="00865E98">
          <w:rPr>
            <w:noProof/>
            <w:webHidden/>
          </w:rPr>
          <w:tab/>
        </w:r>
        <w:r>
          <w:rPr>
            <w:noProof/>
            <w:webHidden/>
          </w:rPr>
          <w:fldChar w:fldCharType="begin"/>
        </w:r>
        <w:r w:rsidR="00865E98">
          <w:rPr>
            <w:noProof/>
            <w:webHidden/>
          </w:rPr>
          <w:instrText xml:space="preserve"> PAGEREF _Toc395800761 \h </w:instrText>
        </w:r>
        <w:r>
          <w:rPr>
            <w:noProof/>
            <w:webHidden/>
          </w:rPr>
        </w:r>
        <w:r>
          <w:rPr>
            <w:noProof/>
            <w:webHidden/>
          </w:rPr>
          <w:fldChar w:fldCharType="separate"/>
        </w:r>
        <w:r w:rsidR="00865E98">
          <w:rPr>
            <w:noProof/>
            <w:webHidden/>
          </w:rPr>
          <w:t>10</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62" w:history="1">
        <w:r w:rsidR="00865E98" w:rsidRPr="00783667">
          <w:rPr>
            <w:rStyle w:val="af0"/>
            <w:rFonts w:hint="eastAsia"/>
            <w:noProof/>
          </w:rPr>
          <w:t>表格</w:t>
        </w:r>
        <w:r w:rsidR="00865E98" w:rsidRPr="00783667">
          <w:rPr>
            <w:rStyle w:val="af0"/>
            <w:rFonts w:hint="eastAsia"/>
            <w:noProof/>
          </w:rPr>
          <w:t xml:space="preserve">5- </w:t>
        </w:r>
        <w:r w:rsidR="00865E98" w:rsidRPr="00783667">
          <w:rPr>
            <w:rStyle w:val="af0"/>
            <w:noProof/>
          </w:rPr>
          <w:t>12</w:t>
        </w:r>
        <w:r w:rsidR="00865E98" w:rsidRPr="00783667">
          <w:rPr>
            <w:rStyle w:val="af0"/>
            <w:rFonts w:ascii="宋体" w:hAnsi="宋体" w:cs="宋体" w:hint="eastAsia"/>
            <w:noProof/>
          </w:rPr>
          <w:t>删除流表</w:t>
        </w:r>
        <w:r w:rsidR="00865E98">
          <w:rPr>
            <w:noProof/>
            <w:webHidden/>
          </w:rPr>
          <w:tab/>
        </w:r>
        <w:r>
          <w:rPr>
            <w:noProof/>
            <w:webHidden/>
          </w:rPr>
          <w:fldChar w:fldCharType="begin"/>
        </w:r>
        <w:r w:rsidR="00865E98">
          <w:rPr>
            <w:noProof/>
            <w:webHidden/>
          </w:rPr>
          <w:instrText xml:space="preserve"> PAGEREF _Toc395800762 \h </w:instrText>
        </w:r>
        <w:r>
          <w:rPr>
            <w:noProof/>
            <w:webHidden/>
          </w:rPr>
        </w:r>
        <w:r>
          <w:rPr>
            <w:noProof/>
            <w:webHidden/>
          </w:rPr>
          <w:fldChar w:fldCharType="separate"/>
        </w:r>
        <w:r w:rsidR="00865E98">
          <w:rPr>
            <w:noProof/>
            <w:webHidden/>
          </w:rPr>
          <w:t>11</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63" w:history="1">
        <w:r w:rsidR="00865E98" w:rsidRPr="00783667">
          <w:rPr>
            <w:rStyle w:val="af0"/>
            <w:rFonts w:hint="eastAsia"/>
            <w:noProof/>
          </w:rPr>
          <w:t>表格</w:t>
        </w:r>
        <w:r w:rsidR="00865E98" w:rsidRPr="00783667">
          <w:rPr>
            <w:rStyle w:val="af0"/>
            <w:rFonts w:hint="eastAsia"/>
            <w:noProof/>
          </w:rPr>
          <w:t xml:space="preserve">5- </w:t>
        </w:r>
        <w:r w:rsidR="00865E98" w:rsidRPr="00783667">
          <w:rPr>
            <w:rStyle w:val="af0"/>
            <w:noProof/>
          </w:rPr>
          <w:t>13</w:t>
        </w:r>
        <w:r w:rsidR="00865E98" w:rsidRPr="00783667">
          <w:rPr>
            <w:rStyle w:val="af0"/>
            <w:rFonts w:ascii="宋体" w:hAnsi="宋体" w:cs="宋体" w:hint="eastAsia"/>
            <w:noProof/>
          </w:rPr>
          <w:t>删除所有流表</w:t>
        </w:r>
        <w:r w:rsidR="00865E98">
          <w:rPr>
            <w:noProof/>
            <w:webHidden/>
          </w:rPr>
          <w:tab/>
        </w:r>
        <w:r>
          <w:rPr>
            <w:noProof/>
            <w:webHidden/>
          </w:rPr>
          <w:fldChar w:fldCharType="begin"/>
        </w:r>
        <w:r w:rsidR="00865E98">
          <w:rPr>
            <w:noProof/>
            <w:webHidden/>
          </w:rPr>
          <w:instrText xml:space="preserve"> PAGEREF _Toc395800763 \h </w:instrText>
        </w:r>
        <w:r>
          <w:rPr>
            <w:noProof/>
            <w:webHidden/>
          </w:rPr>
        </w:r>
        <w:r>
          <w:rPr>
            <w:noProof/>
            <w:webHidden/>
          </w:rPr>
          <w:fldChar w:fldCharType="separate"/>
        </w:r>
        <w:r w:rsidR="00865E98">
          <w:rPr>
            <w:noProof/>
            <w:webHidden/>
          </w:rPr>
          <w:t>11</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64" w:history="1">
        <w:r w:rsidR="00865E98" w:rsidRPr="00783667">
          <w:rPr>
            <w:rStyle w:val="af0"/>
            <w:rFonts w:hint="eastAsia"/>
            <w:noProof/>
          </w:rPr>
          <w:t>表格</w:t>
        </w:r>
        <w:r w:rsidR="00865E98" w:rsidRPr="00783667">
          <w:rPr>
            <w:rStyle w:val="af0"/>
            <w:rFonts w:hint="eastAsia"/>
            <w:noProof/>
          </w:rPr>
          <w:t xml:space="preserve">5- </w:t>
        </w:r>
        <w:r w:rsidR="00865E98" w:rsidRPr="00783667">
          <w:rPr>
            <w:rStyle w:val="af0"/>
            <w:noProof/>
          </w:rPr>
          <w:t>14</w:t>
        </w:r>
        <w:r w:rsidR="00865E98" w:rsidRPr="00783667">
          <w:rPr>
            <w:rStyle w:val="af0"/>
            <w:rFonts w:ascii="宋体" w:hAnsi="宋体" w:cs="宋体" w:hint="eastAsia"/>
            <w:noProof/>
          </w:rPr>
          <w:t>更新流表</w:t>
        </w:r>
        <w:r w:rsidR="00865E98">
          <w:rPr>
            <w:noProof/>
            <w:webHidden/>
          </w:rPr>
          <w:tab/>
        </w:r>
        <w:r>
          <w:rPr>
            <w:noProof/>
            <w:webHidden/>
          </w:rPr>
          <w:fldChar w:fldCharType="begin"/>
        </w:r>
        <w:r w:rsidR="00865E98">
          <w:rPr>
            <w:noProof/>
            <w:webHidden/>
          </w:rPr>
          <w:instrText xml:space="preserve"> PAGEREF _Toc395800764 \h </w:instrText>
        </w:r>
        <w:r>
          <w:rPr>
            <w:noProof/>
            <w:webHidden/>
          </w:rPr>
        </w:r>
        <w:r>
          <w:rPr>
            <w:noProof/>
            <w:webHidden/>
          </w:rPr>
          <w:fldChar w:fldCharType="separate"/>
        </w:r>
        <w:r w:rsidR="00865E98">
          <w:rPr>
            <w:noProof/>
            <w:webHidden/>
          </w:rPr>
          <w:t>11</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65" w:history="1">
        <w:r w:rsidR="00865E98" w:rsidRPr="00783667">
          <w:rPr>
            <w:rStyle w:val="af0"/>
            <w:rFonts w:hint="eastAsia"/>
            <w:noProof/>
          </w:rPr>
          <w:t>表格</w:t>
        </w:r>
        <w:r w:rsidR="00865E98" w:rsidRPr="00783667">
          <w:rPr>
            <w:rStyle w:val="af0"/>
            <w:rFonts w:hint="eastAsia"/>
            <w:noProof/>
          </w:rPr>
          <w:t xml:space="preserve">5- </w:t>
        </w:r>
        <w:r w:rsidR="00865E98" w:rsidRPr="00783667">
          <w:rPr>
            <w:rStyle w:val="af0"/>
            <w:noProof/>
          </w:rPr>
          <w:t>15</w:t>
        </w:r>
        <w:r w:rsidR="00865E98" w:rsidRPr="00783667">
          <w:rPr>
            <w:rStyle w:val="af0"/>
            <w:rFonts w:ascii="宋体" w:hAnsi="宋体" w:cs="宋体" w:hint="eastAsia"/>
            <w:noProof/>
          </w:rPr>
          <w:t>初始有效</w:t>
        </w:r>
        <w:r w:rsidR="00865E98" w:rsidRPr="00783667">
          <w:rPr>
            <w:rStyle w:val="af0"/>
            <w:rFonts w:cs="Times New Roman"/>
            <w:noProof/>
          </w:rPr>
          <w:t>DENY</w:t>
        </w:r>
        <w:r w:rsidR="00865E98" w:rsidRPr="00783667">
          <w:rPr>
            <w:rStyle w:val="af0"/>
            <w:rFonts w:ascii="宋体" w:hAnsi="宋体" w:cs="宋体" w:hint="eastAsia"/>
            <w:noProof/>
          </w:rPr>
          <w:t>规则</w:t>
        </w:r>
        <w:r w:rsidR="00865E98">
          <w:rPr>
            <w:noProof/>
            <w:webHidden/>
          </w:rPr>
          <w:tab/>
        </w:r>
        <w:r>
          <w:rPr>
            <w:noProof/>
            <w:webHidden/>
          </w:rPr>
          <w:fldChar w:fldCharType="begin"/>
        </w:r>
        <w:r w:rsidR="00865E98">
          <w:rPr>
            <w:noProof/>
            <w:webHidden/>
          </w:rPr>
          <w:instrText xml:space="preserve"> PAGEREF _Toc395800765 \h </w:instrText>
        </w:r>
        <w:r>
          <w:rPr>
            <w:noProof/>
            <w:webHidden/>
          </w:rPr>
        </w:r>
        <w:r>
          <w:rPr>
            <w:noProof/>
            <w:webHidden/>
          </w:rPr>
          <w:fldChar w:fldCharType="separate"/>
        </w:r>
        <w:r w:rsidR="00865E98">
          <w:rPr>
            <w:noProof/>
            <w:webHidden/>
          </w:rPr>
          <w:t>12</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66" w:history="1">
        <w:r w:rsidR="00865E98" w:rsidRPr="00783667">
          <w:rPr>
            <w:rStyle w:val="af0"/>
            <w:rFonts w:hint="eastAsia"/>
            <w:noProof/>
          </w:rPr>
          <w:t>表格</w:t>
        </w:r>
        <w:r w:rsidR="00865E98" w:rsidRPr="00783667">
          <w:rPr>
            <w:rStyle w:val="af0"/>
            <w:rFonts w:hint="eastAsia"/>
            <w:noProof/>
          </w:rPr>
          <w:t xml:space="preserve">5- </w:t>
        </w:r>
        <w:r w:rsidR="00865E98" w:rsidRPr="00783667">
          <w:rPr>
            <w:rStyle w:val="af0"/>
            <w:noProof/>
          </w:rPr>
          <w:t>16</w:t>
        </w:r>
        <w:r w:rsidR="00865E98" w:rsidRPr="00783667">
          <w:rPr>
            <w:rStyle w:val="af0"/>
            <w:rFonts w:ascii="宋体" w:hAnsi="宋体" w:cs="宋体" w:hint="eastAsia"/>
            <w:noProof/>
          </w:rPr>
          <w:t>动态生成有效</w:t>
        </w:r>
        <w:r w:rsidR="00865E98" w:rsidRPr="00783667">
          <w:rPr>
            <w:rStyle w:val="af0"/>
            <w:rFonts w:cs="Times New Roman"/>
            <w:noProof/>
          </w:rPr>
          <w:t>DENY</w:t>
        </w:r>
        <w:r w:rsidR="00865E98" w:rsidRPr="00783667">
          <w:rPr>
            <w:rStyle w:val="af0"/>
            <w:rFonts w:ascii="宋体" w:hAnsi="宋体" w:cs="宋体" w:hint="eastAsia"/>
            <w:noProof/>
          </w:rPr>
          <w:t>规则</w:t>
        </w:r>
        <w:r w:rsidR="00865E98">
          <w:rPr>
            <w:noProof/>
            <w:webHidden/>
          </w:rPr>
          <w:tab/>
        </w:r>
        <w:r>
          <w:rPr>
            <w:noProof/>
            <w:webHidden/>
          </w:rPr>
          <w:fldChar w:fldCharType="begin"/>
        </w:r>
        <w:r w:rsidR="00865E98">
          <w:rPr>
            <w:noProof/>
            <w:webHidden/>
          </w:rPr>
          <w:instrText xml:space="preserve"> PAGEREF _Toc395800766 \h </w:instrText>
        </w:r>
        <w:r>
          <w:rPr>
            <w:noProof/>
            <w:webHidden/>
          </w:rPr>
        </w:r>
        <w:r>
          <w:rPr>
            <w:noProof/>
            <w:webHidden/>
          </w:rPr>
          <w:fldChar w:fldCharType="separate"/>
        </w:r>
        <w:r w:rsidR="00865E98">
          <w:rPr>
            <w:noProof/>
            <w:webHidden/>
          </w:rPr>
          <w:t>12</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67" w:history="1">
        <w:r w:rsidR="00865E98" w:rsidRPr="00783667">
          <w:rPr>
            <w:rStyle w:val="af0"/>
            <w:rFonts w:hint="eastAsia"/>
            <w:noProof/>
          </w:rPr>
          <w:t>表格</w:t>
        </w:r>
        <w:r w:rsidR="00865E98" w:rsidRPr="00783667">
          <w:rPr>
            <w:rStyle w:val="af0"/>
            <w:rFonts w:hint="eastAsia"/>
            <w:noProof/>
          </w:rPr>
          <w:t xml:space="preserve">5- </w:t>
        </w:r>
        <w:r w:rsidR="00865E98" w:rsidRPr="00783667">
          <w:rPr>
            <w:rStyle w:val="af0"/>
            <w:noProof/>
          </w:rPr>
          <w:t>17</w:t>
        </w:r>
        <w:r w:rsidR="00865E98" w:rsidRPr="00783667">
          <w:rPr>
            <w:rStyle w:val="af0"/>
            <w:rFonts w:ascii="宋体" w:hAnsi="宋体" w:cs="宋体" w:hint="eastAsia"/>
            <w:noProof/>
          </w:rPr>
          <w:t>生成系统初始化的</w:t>
        </w:r>
        <w:r w:rsidR="00865E98" w:rsidRPr="00783667">
          <w:rPr>
            <w:rStyle w:val="af0"/>
            <w:rFonts w:cs="Times New Roman"/>
            <w:noProof/>
          </w:rPr>
          <w:t>FlowPath</w:t>
        </w:r>
        <w:r w:rsidR="00865E98">
          <w:rPr>
            <w:noProof/>
            <w:webHidden/>
          </w:rPr>
          <w:tab/>
        </w:r>
        <w:r>
          <w:rPr>
            <w:noProof/>
            <w:webHidden/>
          </w:rPr>
          <w:fldChar w:fldCharType="begin"/>
        </w:r>
        <w:r w:rsidR="00865E98">
          <w:rPr>
            <w:noProof/>
            <w:webHidden/>
          </w:rPr>
          <w:instrText xml:space="preserve"> PAGEREF _Toc395800767 \h </w:instrText>
        </w:r>
        <w:r>
          <w:rPr>
            <w:noProof/>
            <w:webHidden/>
          </w:rPr>
        </w:r>
        <w:r>
          <w:rPr>
            <w:noProof/>
            <w:webHidden/>
          </w:rPr>
          <w:fldChar w:fldCharType="separate"/>
        </w:r>
        <w:r w:rsidR="00865E98">
          <w:rPr>
            <w:noProof/>
            <w:webHidden/>
          </w:rPr>
          <w:t>12</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68" w:history="1">
        <w:r w:rsidR="00865E98" w:rsidRPr="00783667">
          <w:rPr>
            <w:rStyle w:val="af0"/>
            <w:rFonts w:ascii="宋体" w:hAnsi="宋体" w:cs="宋体" w:hint="eastAsia"/>
            <w:noProof/>
          </w:rPr>
          <w:t>表格</w:t>
        </w:r>
        <w:r w:rsidR="00865E98" w:rsidRPr="00783667">
          <w:rPr>
            <w:rStyle w:val="af0"/>
            <w:rFonts w:cs="Times New Roman"/>
            <w:noProof/>
          </w:rPr>
          <w:t>5-</w:t>
        </w:r>
        <w:r w:rsidR="00865E98" w:rsidRPr="00783667">
          <w:rPr>
            <w:rStyle w:val="af0"/>
            <w:noProof/>
          </w:rPr>
          <w:t xml:space="preserve"> 18</w:t>
        </w:r>
        <w:r w:rsidR="00865E98" w:rsidRPr="00783667">
          <w:rPr>
            <w:rStyle w:val="af0"/>
            <w:rFonts w:ascii="宋体" w:hAnsi="宋体" w:cs="宋体" w:hint="eastAsia"/>
            <w:noProof/>
          </w:rPr>
          <w:t>动态生成</w:t>
        </w:r>
        <w:r w:rsidR="00865E98" w:rsidRPr="00783667">
          <w:rPr>
            <w:rStyle w:val="af0"/>
            <w:rFonts w:cs="Times New Roman"/>
            <w:noProof/>
          </w:rPr>
          <w:t>FlowPath</w:t>
        </w:r>
        <w:r w:rsidR="00865E98">
          <w:rPr>
            <w:noProof/>
            <w:webHidden/>
          </w:rPr>
          <w:tab/>
        </w:r>
        <w:r>
          <w:rPr>
            <w:noProof/>
            <w:webHidden/>
          </w:rPr>
          <w:fldChar w:fldCharType="begin"/>
        </w:r>
        <w:r w:rsidR="00865E98">
          <w:rPr>
            <w:noProof/>
            <w:webHidden/>
          </w:rPr>
          <w:instrText xml:space="preserve"> PAGEREF _Toc395800768 \h </w:instrText>
        </w:r>
        <w:r>
          <w:rPr>
            <w:noProof/>
            <w:webHidden/>
          </w:rPr>
        </w:r>
        <w:r>
          <w:rPr>
            <w:noProof/>
            <w:webHidden/>
          </w:rPr>
          <w:fldChar w:fldCharType="separate"/>
        </w:r>
        <w:r w:rsidR="00865E98">
          <w:rPr>
            <w:noProof/>
            <w:webHidden/>
          </w:rPr>
          <w:t>13</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69" w:history="1">
        <w:r w:rsidR="00865E98" w:rsidRPr="00783667">
          <w:rPr>
            <w:rStyle w:val="af0"/>
            <w:rFonts w:ascii="宋体" w:hAnsi="宋体" w:cs="宋体" w:hint="eastAsia"/>
            <w:noProof/>
          </w:rPr>
          <w:t>表格</w:t>
        </w:r>
        <w:r w:rsidR="00865E98" w:rsidRPr="00783667">
          <w:rPr>
            <w:rStyle w:val="af0"/>
            <w:rFonts w:cs="Times New Roman"/>
            <w:noProof/>
          </w:rPr>
          <w:t>5-</w:t>
        </w:r>
        <w:r w:rsidR="00865E98" w:rsidRPr="00783667">
          <w:rPr>
            <w:rStyle w:val="af0"/>
            <w:noProof/>
          </w:rPr>
          <w:t xml:space="preserve"> 19</w:t>
        </w:r>
        <w:r w:rsidR="00865E98" w:rsidRPr="00783667">
          <w:rPr>
            <w:rStyle w:val="af0"/>
            <w:rFonts w:ascii="宋体" w:hAnsi="宋体" w:cs="宋体" w:hint="eastAsia"/>
            <w:noProof/>
          </w:rPr>
          <w:t>生成系统初始化的冲突路径</w:t>
        </w:r>
        <w:r w:rsidR="00865E98">
          <w:rPr>
            <w:noProof/>
            <w:webHidden/>
          </w:rPr>
          <w:tab/>
        </w:r>
        <w:r>
          <w:rPr>
            <w:noProof/>
            <w:webHidden/>
          </w:rPr>
          <w:fldChar w:fldCharType="begin"/>
        </w:r>
        <w:r w:rsidR="00865E98">
          <w:rPr>
            <w:noProof/>
            <w:webHidden/>
          </w:rPr>
          <w:instrText xml:space="preserve"> PAGEREF _Toc395800769 \h </w:instrText>
        </w:r>
        <w:r>
          <w:rPr>
            <w:noProof/>
            <w:webHidden/>
          </w:rPr>
        </w:r>
        <w:r>
          <w:rPr>
            <w:noProof/>
            <w:webHidden/>
          </w:rPr>
          <w:fldChar w:fldCharType="separate"/>
        </w:r>
        <w:r w:rsidR="00865E98">
          <w:rPr>
            <w:noProof/>
            <w:webHidden/>
          </w:rPr>
          <w:t>13</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70" w:history="1">
        <w:r w:rsidR="00865E98" w:rsidRPr="00783667">
          <w:rPr>
            <w:rStyle w:val="af0"/>
            <w:rFonts w:hint="eastAsia"/>
            <w:noProof/>
          </w:rPr>
          <w:t>表格</w:t>
        </w:r>
        <w:r w:rsidR="00865E98" w:rsidRPr="00783667">
          <w:rPr>
            <w:rStyle w:val="af0"/>
            <w:rFonts w:hint="eastAsia"/>
            <w:noProof/>
          </w:rPr>
          <w:t xml:space="preserve">5- </w:t>
        </w:r>
        <w:r w:rsidR="00865E98" w:rsidRPr="00783667">
          <w:rPr>
            <w:rStyle w:val="af0"/>
            <w:noProof/>
          </w:rPr>
          <w:t>20</w:t>
        </w:r>
        <w:r w:rsidR="00865E98" w:rsidRPr="00783667">
          <w:rPr>
            <w:rStyle w:val="af0"/>
            <w:rFonts w:ascii="宋体" w:hAnsi="宋体" w:cs="宋体" w:hint="eastAsia"/>
            <w:noProof/>
          </w:rPr>
          <w:t>动态生成冲突路径</w:t>
        </w:r>
        <w:r w:rsidR="00865E98" w:rsidRPr="00783667">
          <w:rPr>
            <w:rStyle w:val="af0"/>
            <w:rFonts w:ascii="宋体" w:hAnsi="宋体" w:cs="宋体"/>
            <w:noProof/>
          </w:rPr>
          <w:t>1</w:t>
        </w:r>
        <w:r w:rsidR="00865E98">
          <w:rPr>
            <w:noProof/>
            <w:webHidden/>
          </w:rPr>
          <w:tab/>
        </w:r>
        <w:r>
          <w:rPr>
            <w:noProof/>
            <w:webHidden/>
          </w:rPr>
          <w:fldChar w:fldCharType="begin"/>
        </w:r>
        <w:r w:rsidR="00865E98">
          <w:rPr>
            <w:noProof/>
            <w:webHidden/>
          </w:rPr>
          <w:instrText xml:space="preserve"> PAGEREF _Toc395800770 \h </w:instrText>
        </w:r>
        <w:r>
          <w:rPr>
            <w:noProof/>
            <w:webHidden/>
          </w:rPr>
        </w:r>
        <w:r>
          <w:rPr>
            <w:noProof/>
            <w:webHidden/>
          </w:rPr>
          <w:fldChar w:fldCharType="separate"/>
        </w:r>
        <w:r w:rsidR="00865E98">
          <w:rPr>
            <w:noProof/>
            <w:webHidden/>
          </w:rPr>
          <w:t>13</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71" w:history="1">
        <w:r w:rsidR="00865E98" w:rsidRPr="00783667">
          <w:rPr>
            <w:rStyle w:val="af0"/>
            <w:rFonts w:hint="eastAsia"/>
            <w:noProof/>
          </w:rPr>
          <w:t>表格</w:t>
        </w:r>
        <w:r w:rsidR="00865E98" w:rsidRPr="00783667">
          <w:rPr>
            <w:rStyle w:val="af0"/>
            <w:rFonts w:hint="eastAsia"/>
            <w:noProof/>
          </w:rPr>
          <w:t xml:space="preserve">5- </w:t>
        </w:r>
        <w:r w:rsidR="00865E98" w:rsidRPr="00783667">
          <w:rPr>
            <w:rStyle w:val="af0"/>
            <w:noProof/>
          </w:rPr>
          <w:t>21</w:t>
        </w:r>
        <w:r w:rsidR="00865E98" w:rsidRPr="00783667">
          <w:rPr>
            <w:rStyle w:val="af0"/>
            <w:rFonts w:ascii="宋体" w:hAnsi="宋体" w:cs="宋体" w:hint="eastAsia"/>
            <w:noProof/>
          </w:rPr>
          <w:t>动态生成冲突路径</w:t>
        </w:r>
        <w:r w:rsidR="00865E98" w:rsidRPr="00783667">
          <w:rPr>
            <w:rStyle w:val="af0"/>
            <w:rFonts w:ascii="宋体" w:hAnsi="宋体" w:cs="宋体"/>
            <w:noProof/>
          </w:rPr>
          <w:t>2</w:t>
        </w:r>
        <w:r w:rsidR="00865E98">
          <w:rPr>
            <w:noProof/>
            <w:webHidden/>
          </w:rPr>
          <w:tab/>
        </w:r>
        <w:r>
          <w:rPr>
            <w:noProof/>
            <w:webHidden/>
          </w:rPr>
          <w:fldChar w:fldCharType="begin"/>
        </w:r>
        <w:r w:rsidR="00865E98">
          <w:rPr>
            <w:noProof/>
            <w:webHidden/>
          </w:rPr>
          <w:instrText xml:space="preserve"> PAGEREF _Toc395800771 \h </w:instrText>
        </w:r>
        <w:r>
          <w:rPr>
            <w:noProof/>
            <w:webHidden/>
          </w:rPr>
        </w:r>
        <w:r>
          <w:rPr>
            <w:noProof/>
            <w:webHidden/>
          </w:rPr>
          <w:fldChar w:fldCharType="separate"/>
        </w:r>
        <w:r w:rsidR="00865E98">
          <w:rPr>
            <w:noProof/>
            <w:webHidden/>
          </w:rPr>
          <w:t>14</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72" w:history="1">
        <w:r w:rsidR="00865E98" w:rsidRPr="00783667">
          <w:rPr>
            <w:rStyle w:val="af0"/>
            <w:rFonts w:hint="eastAsia"/>
            <w:noProof/>
          </w:rPr>
          <w:t>表格</w:t>
        </w:r>
        <w:r w:rsidR="00865E98" w:rsidRPr="00783667">
          <w:rPr>
            <w:rStyle w:val="af0"/>
            <w:rFonts w:hint="eastAsia"/>
            <w:noProof/>
          </w:rPr>
          <w:t xml:space="preserve">5- </w:t>
        </w:r>
        <w:r w:rsidR="00865E98" w:rsidRPr="00783667">
          <w:rPr>
            <w:rStyle w:val="af0"/>
            <w:noProof/>
          </w:rPr>
          <w:t>22</w:t>
        </w:r>
        <w:r w:rsidR="00865E98" w:rsidRPr="00783667">
          <w:rPr>
            <w:rStyle w:val="af0"/>
            <w:rFonts w:ascii="宋体" w:hAnsi="宋体" w:cs="宋体" w:hint="eastAsia"/>
            <w:noProof/>
          </w:rPr>
          <w:t>在浏览器中查看冲突路径</w:t>
        </w:r>
        <w:r w:rsidR="00865E98">
          <w:rPr>
            <w:noProof/>
            <w:webHidden/>
          </w:rPr>
          <w:tab/>
        </w:r>
        <w:r>
          <w:rPr>
            <w:noProof/>
            <w:webHidden/>
          </w:rPr>
          <w:fldChar w:fldCharType="begin"/>
        </w:r>
        <w:r w:rsidR="00865E98">
          <w:rPr>
            <w:noProof/>
            <w:webHidden/>
          </w:rPr>
          <w:instrText xml:space="preserve"> PAGEREF _Toc395800772 \h </w:instrText>
        </w:r>
        <w:r>
          <w:rPr>
            <w:noProof/>
            <w:webHidden/>
          </w:rPr>
        </w:r>
        <w:r>
          <w:rPr>
            <w:noProof/>
            <w:webHidden/>
          </w:rPr>
          <w:fldChar w:fldCharType="separate"/>
        </w:r>
        <w:r w:rsidR="00865E98">
          <w:rPr>
            <w:noProof/>
            <w:webHidden/>
          </w:rPr>
          <w:t>14</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73" w:history="1">
        <w:r w:rsidR="00865E98" w:rsidRPr="00783667">
          <w:rPr>
            <w:rStyle w:val="af0"/>
            <w:rFonts w:hint="eastAsia"/>
            <w:noProof/>
          </w:rPr>
          <w:t>表格</w:t>
        </w:r>
        <w:r w:rsidR="00865E98" w:rsidRPr="00783667">
          <w:rPr>
            <w:rStyle w:val="af0"/>
            <w:rFonts w:hint="eastAsia"/>
            <w:noProof/>
          </w:rPr>
          <w:t xml:space="preserve">5- </w:t>
        </w:r>
        <w:r w:rsidR="00865E98" w:rsidRPr="00783667">
          <w:rPr>
            <w:rStyle w:val="af0"/>
            <w:noProof/>
          </w:rPr>
          <w:t>23</w:t>
        </w:r>
        <w:r w:rsidR="00865E98" w:rsidRPr="00783667">
          <w:rPr>
            <w:rStyle w:val="af0"/>
            <w:rFonts w:ascii="宋体" w:hAnsi="宋体" w:cs="宋体" w:hint="eastAsia"/>
            <w:noProof/>
          </w:rPr>
          <w:t>基于</w:t>
        </w:r>
        <w:r w:rsidR="00865E98">
          <w:rPr>
            <w:rStyle w:val="af0"/>
            <w:rFonts w:cs="Times New Roman"/>
            <w:noProof/>
          </w:rPr>
          <w:t>IP</w:t>
        </w:r>
        <w:r w:rsidR="00865E98" w:rsidRPr="00783667">
          <w:rPr>
            <w:rStyle w:val="af0"/>
            <w:rFonts w:ascii="宋体" w:hAnsi="宋体" w:cs="宋体" w:hint="eastAsia"/>
            <w:noProof/>
          </w:rPr>
          <w:t>的冲突解决</w:t>
        </w:r>
        <w:r w:rsidR="00865E98">
          <w:rPr>
            <w:noProof/>
            <w:webHidden/>
          </w:rPr>
          <w:tab/>
        </w:r>
        <w:r>
          <w:rPr>
            <w:noProof/>
            <w:webHidden/>
          </w:rPr>
          <w:fldChar w:fldCharType="begin"/>
        </w:r>
        <w:r w:rsidR="00865E98">
          <w:rPr>
            <w:noProof/>
            <w:webHidden/>
          </w:rPr>
          <w:instrText xml:space="preserve"> PAGEREF _Toc395800773 \h </w:instrText>
        </w:r>
        <w:r>
          <w:rPr>
            <w:noProof/>
            <w:webHidden/>
          </w:rPr>
        </w:r>
        <w:r>
          <w:rPr>
            <w:noProof/>
            <w:webHidden/>
          </w:rPr>
          <w:fldChar w:fldCharType="separate"/>
        </w:r>
        <w:r w:rsidR="00865E98">
          <w:rPr>
            <w:noProof/>
            <w:webHidden/>
          </w:rPr>
          <w:t>14</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74" w:history="1">
        <w:r w:rsidR="00865E98" w:rsidRPr="00783667">
          <w:rPr>
            <w:rStyle w:val="af0"/>
            <w:rFonts w:hint="eastAsia"/>
            <w:noProof/>
          </w:rPr>
          <w:t>表格</w:t>
        </w:r>
        <w:r w:rsidR="00865E98" w:rsidRPr="00783667">
          <w:rPr>
            <w:rStyle w:val="af0"/>
            <w:rFonts w:hint="eastAsia"/>
            <w:noProof/>
          </w:rPr>
          <w:t xml:space="preserve">5- </w:t>
        </w:r>
        <w:r w:rsidR="00865E98" w:rsidRPr="00783667">
          <w:rPr>
            <w:rStyle w:val="af0"/>
            <w:noProof/>
          </w:rPr>
          <w:t>24</w:t>
        </w:r>
        <w:r w:rsidR="00865E98" w:rsidRPr="00783667">
          <w:rPr>
            <w:rStyle w:val="af0"/>
            <w:rFonts w:ascii="宋体" w:hAnsi="宋体" w:cs="宋体" w:hint="eastAsia"/>
            <w:noProof/>
          </w:rPr>
          <w:t>基于网段的冲突解决</w:t>
        </w:r>
        <w:r w:rsidR="00865E98">
          <w:rPr>
            <w:noProof/>
            <w:webHidden/>
          </w:rPr>
          <w:tab/>
        </w:r>
        <w:r>
          <w:rPr>
            <w:noProof/>
            <w:webHidden/>
          </w:rPr>
          <w:fldChar w:fldCharType="begin"/>
        </w:r>
        <w:r w:rsidR="00865E98">
          <w:rPr>
            <w:noProof/>
            <w:webHidden/>
          </w:rPr>
          <w:instrText xml:space="preserve"> PAGEREF _Toc395800774 \h </w:instrText>
        </w:r>
        <w:r>
          <w:rPr>
            <w:noProof/>
            <w:webHidden/>
          </w:rPr>
        </w:r>
        <w:r>
          <w:rPr>
            <w:noProof/>
            <w:webHidden/>
          </w:rPr>
          <w:fldChar w:fldCharType="separate"/>
        </w:r>
        <w:r w:rsidR="00865E98">
          <w:rPr>
            <w:noProof/>
            <w:webHidden/>
          </w:rPr>
          <w:t>15</w:t>
        </w:r>
        <w:r>
          <w:rPr>
            <w:noProof/>
            <w:webHidden/>
          </w:rPr>
          <w:fldChar w:fldCharType="end"/>
        </w:r>
      </w:hyperlink>
    </w:p>
    <w:p w:rsidR="00865E98" w:rsidRDefault="00475907">
      <w:pPr>
        <w:pStyle w:val="af2"/>
        <w:tabs>
          <w:tab w:val="right" w:leader="dot" w:pos="8296"/>
        </w:tabs>
        <w:rPr>
          <w:rFonts w:eastAsiaTheme="minorEastAsia" w:cstheme="minorBidi"/>
          <w:smallCaps w:val="0"/>
          <w:noProof/>
          <w:kern w:val="2"/>
          <w:sz w:val="21"/>
          <w:szCs w:val="22"/>
        </w:rPr>
      </w:pPr>
      <w:hyperlink w:anchor="_Toc395800775" w:history="1">
        <w:r w:rsidR="00865E98" w:rsidRPr="00783667">
          <w:rPr>
            <w:rStyle w:val="af0"/>
            <w:rFonts w:hint="eastAsia"/>
            <w:noProof/>
          </w:rPr>
          <w:t>表格</w:t>
        </w:r>
        <w:r w:rsidR="00865E98" w:rsidRPr="00783667">
          <w:rPr>
            <w:rStyle w:val="af0"/>
            <w:rFonts w:hint="eastAsia"/>
            <w:noProof/>
          </w:rPr>
          <w:t xml:space="preserve">5- </w:t>
        </w:r>
        <w:r w:rsidR="00865E98" w:rsidRPr="00783667">
          <w:rPr>
            <w:rStyle w:val="af0"/>
            <w:noProof/>
          </w:rPr>
          <w:t>25</w:t>
        </w:r>
        <w:r w:rsidR="00865E98" w:rsidRPr="00783667">
          <w:rPr>
            <w:rStyle w:val="af0"/>
            <w:rFonts w:ascii="宋体" w:hAnsi="宋体" w:cs="宋体" w:hint="eastAsia"/>
            <w:noProof/>
          </w:rPr>
          <w:t>系统初始全局流路径</w:t>
        </w:r>
        <w:r w:rsidR="00865E98">
          <w:rPr>
            <w:noProof/>
            <w:webHidden/>
          </w:rPr>
          <w:tab/>
        </w:r>
        <w:r>
          <w:rPr>
            <w:noProof/>
            <w:webHidden/>
          </w:rPr>
          <w:fldChar w:fldCharType="begin"/>
        </w:r>
        <w:r w:rsidR="00865E98">
          <w:rPr>
            <w:noProof/>
            <w:webHidden/>
          </w:rPr>
          <w:instrText xml:space="preserve"> PAGEREF _Toc395800775 \h </w:instrText>
        </w:r>
        <w:r>
          <w:rPr>
            <w:noProof/>
            <w:webHidden/>
          </w:rPr>
        </w:r>
        <w:r>
          <w:rPr>
            <w:noProof/>
            <w:webHidden/>
          </w:rPr>
          <w:fldChar w:fldCharType="separate"/>
        </w:r>
        <w:r w:rsidR="00865E98">
          <w:rPr>
            <w:noProof/>
            <w:webHidden/>
          </w:rPr>
          <w:t>15</w:t>
        </w:r>
        <w:r>
          <w:rPr>
            <w:noProof/>
            <w:webHidden/>
          </w:rPr>
          <w:fldChar w:fldCharType="end"/>
        </w:r>
      </w:hyperlink>
    </w:p>
    <w:p w:rsidR="00865E98" w:rsidRDefault="00475907" w:rsidP="00865E98">
      <w:pPr>
        <w:pStyle w:val="af2"/>
        <w:tabs>
          <w:tab w:val="right" w:leader="dot" w:pos="8296"/>
        </w:tabs>
        <w:rPr>
          <w:noProof/>
        </w:rPr>
      </w:pPr>
      <w:hyperlink w:anchor="_Toc395800776" w:history="1">
        <w:r w:rsidR="00865E98" w:rsidRPr="00783667">
          <w:rPr>
            <w:rStyle w:val="af0"/>
            <w:rFonts w:hint="eastAsia"/>
            <w:noProof/>
          </w:rPr>
          <w:t>表格</w:t>
        </w:r>
        <w:r w:rsidR="00865E98" w:rsidRPr="00783667">
          <w:rPr>
            <w:rStyle w:val="af0"/>
            <w:rFonts w:hint="eastAsia"/>
            <w:noProof/>
          </w:rPr>
          <w:t xml:space="preserve">5- </w:t>
        </w:r>
        <w:r w:rsidR="00865E98" w:rsidRPr="00783667">
          <w:rPr>
            <w:rStyle w:val="af0"/>
            <w:noProof/>
          </w:rPr>
          <w:t>26</w:t>
        </w:r>
        <w:r w:rsidR="00865E98" w:rsidRPr="00783667">
          <w:rPr>
            <w:rStyle w:val="af0"/>
            <w:rFonts w:ascii="宋体" w:hAnsi="宋体" w:cs="宋体" w:hint="eastAsia"/>
            <w:noProof/>
          </w:rPr>
          <w:t>在浏览器中查看全局流路径</w:t>
        </w:r>
        <w:r w:rsidR="00865E98">
          <w:rPr>
            <w:noProof/>
            <w:webHidden/>
          </w:rPr>
          <w:tab/>
        </w:r>
        <w:r>
          <w:rPr>
            <w:noProof/>
            <w:webHidden/>
          </w:rPr>
          <w:fldChar w:fldCharType="begin"/>
        </w:r>
        <w:r w:rsidR="00865E98">
          <w:rPr>
            <w:noProof/>
            <w:webHidden/>
          </w:rPr>
          <w:instrText xml:space="preserve"> PAGEREF _Toc395800776 \h </w:instrText>
        </w:r>
        <w:r>
          <w:rPr>
            <w:noProof/>
            <w:webHidden/>
          </w:rPr>
        </w:r>
        <w:r>
          <w:rPr>
            <w:noProof/>
            <w:webHidden/>
          </w:rPr>
          <w:fldChar w:fldCharType="separate"/>
        </w:r>
        <w:r w:rsidR="00865E98">
          <w:rPr>
            <w:noProof/>
            <w:webHidden/>
          </w:rPr>
          <w:t>15</w:t>
        </w:r>
        <w:r>
          <w:rPr>
            <w:noProof/>
            <w:webHidden/>
          </w:rPr>
          <w:fldChar w:fldCharType="end"/>
        </w:r>
      </w:hyperlink>
      <w:r>
        <w:rPr>
          <w:rFonts w:ascii="华文黑体" w:eastAsia="华文黑体"/>
          <w:kern w:val="1"/>
          <w:sz w:val="32"/>
          <w:szCs w:val="32"/>
        </w:rPr>
        <w:fldChar w:fldCharType="end"/>
      </w:r>
      <w:r w:rsidRPr="00475907">
        <w:rPr>
          <w:rFonts w:ascii="华文黑体" w:eastAsia="华文黑体"/>
          <w:kern w:val="1"/>
          <w:sz w:val="32"/>
          <w:szCs w:val="32"/>
        </w:rPr>
        <w:fldChar w:fldCharType="begin"/>
      </w:r>
      <w:r w:rsidR="00865E98">
        <w:rPr>
          <w:rFonts w:ascii="华文黑体" w:eastAsia="华文黑体"/>
          <w:kern w:val="1"/>
          <w:sz w:val="32"/>
          <w:szCs w:val="32"/>
        </w:rPr>
        <w:instrText xml:space="preserve"> TOC \h \z \c "表格6-" </w:instrText>
      </w:r>
      <w:r w:rsidRPr="00475907">
        <w:rPr>
          <w:rFonts w:ascii="华文黑体" w:eastAsia="华文黑体"/>
          <w:kern w:val="1"/>
          <w:sz w:val="32"/>
          <w:szCs w:val="32"/>
        </w:rPr>
        <w:fldChar w:fldCharType="separate"/>
      </w:r>
    </w:p>
    <w:p w:rsidR="00865E98" w:rsidRDefault="00475907">
      <w:pPr>
        <w:pStyle w:val="af2"/>
        <w:tabs>
          <w:tab w:val="right" w:leader="dot" w:pos="8296"/>
        </w:tabs>
        <w:rPr>
          <w:rFonts w:eastAsiaTheme="minorEastAsia" w:cstheme="minorBidi"/>
          <w:smallCaps w:val="0"/>
          <w:noProof/>
          <w:kern w:val="2"/>
          <w:sz w:val="21"/>
          <w:szCs w:val="22"/>
        </w:rPr>
      </w:pPr>
      <w:hyperlink w:anchor="_Toc395800777" w:history="1">
        <w:r w:rsidR="00865E98" w:rsidRPr="00E257DA">
          <w:rPr>
            <w:rStyle w:val="af0"/>
            <w:rFonts w:ascii="宋体" w:hAnsi="宋体" w:cs="宋体" w:hint="eastAsia"/>
            <w:noProof/>
          </w:rPr>
          <w:t>表格</w:t>
        </w:r>
        <w:r w:rsidR="00865E98" w:rsidRPr="00E257DA">
          <w:rPr>
            <w:rStyle w:val="af0"/>
            <w:rFonts w:cs="Times New Roman"/>
            <w:noProof/>
          </w:rPr>
          <w:t>6-</w:t>
        </w:r>
        <w:r w:rsidR="00865E98" w:rsidRPr="00E257DA">
          <w:rPr>
            <w:rStyle w:val="af0"/>
            <w:noProof/>
          </w:rPr>
          <w:t xml:space="preserve"> 1</w:t>
        </w:r>
        <w:r w:rsidR="00865E98" w:rsidRPr="00E257DA">
          <w:rPr>
            <w:rStyle w:val="af0"/>
            <w:rFonts w:hint="eastAsia"/>
            <w:noProof/>
          </w:rPr>
          <w:t>性能测试结果</w:t>
        </w:r>
        <w:r w:rsidR="00865E98">
          <w:rPr>
            <w:noProof/>
            <w:webHidden/>
          </w:rPr>
          <w:tab/>
        </w:r>
        <w:r>
          <w:rPr>
            <w:noProof/>
            <w:webHidden/>
          </w:rPr>
          <w:fldChar w:fldCharType="begin"/>
        </w:r>
        <w:r w:rsidR="00865E98">
          <w:rPr>
            <w:noProof/>
            <w:webHidden/>
          </w:rPr>
          <w:instrText xml:space="preserve"> PAGEREF _Toc395800777 \h </w:instrText>
        </w:r>
        <w:r>
          <w:rPr>
            <w:noProof/>
            <w:webHidden/>
          </w:rPr>
        </w:r>
        <w:r>
          <w:rPr>
            <w:noProof/>
            <w:webHidden/>
          </w:rPr>
          <w:fldChar w:fldCharType="separate"/>
        </w:r>
        <w:r w:rsidR="00865E98">
          <w:rPr>
            <w:noProof/>
            <w:webHidden/>
          </w:rPr>
          <w:t>37</w:t>
        </w:r>
        <w:r>
          <w:rPr>
            <w:noProof/>
            <w:webHidden/>
          </w:rPr>
          <w:fldChar w:fldCharType="end"/>
        </w:r>
      </w:hyperlink>
    </w:p>
    <w:p w:rsidR="00865E98" w:rsidRDefault="00475907">
      <w:pPr>
        <w:widowControl/>
        <w:suppressAutoHyphens w:val="0"/>
        <w:jc w:val="left"/>
        <w:rPr>
          <w:rFonts w:ascii="华文黑体" w:eastAsia="华文黑体"/>
          <w:kern w:val="1"/>
          <w:sz w:val="32"/>
          <w:szCs w:val="32"/>
        </w:rPr>
      </w:pPr>
      <w:r>
        <w:rPr>
          <w:rFonts w:ascii="华文黑体" w:eastAsia="华文黑体"/>
          <w:kern w:val="1"/>
          <w:sz w:val="32"/>
          <w:szCs w:val="32"/>
        </w:rPr>
        <w:fldChar w:fldCharType="end"/>
      </w:r>
    </w:p>
    <w:p w:rsidR="003A7D74" w:rsidRDefault="003A7D74">
      <w:pPr>
        <w:widowControl/>
        <w:suppressAutoHyphens w:val="0"/>
        <w:jc w:val="left"/>
        <w:rPr>
          <w:rFonts w:ascii="华文黑体" w:eastAsia="华文黑体"/>
          <w:kern w:val="1"/>
          <w:sz w:val="32"/>
          <w:szCs w:val="32"/>
        </w:rPr>
        <w:sectPr w:rsidR="003A7D74" w:rsidSect="003A7D74">
          <w:headerReference w:type="default" r:id="rId12"/>
          <w:footerReference w:type="default" r:id="rId13"/>
          <w:pgSz w:w="11906" w:h="16838"/>
          <w:pgMar w:top="1440" w:right="1800" w:bottom="1440" w:left="1800" w:header="851" w:footer="624" w:gutter="0"/>
          <w:pgNumType w:fmt="upperRoman" w:start="1"/>
          <w:cols w:space="425"/>
          <w:docGrid w:type="lines" w:linePitch="312"/>
        </w:sectPr>
      </w:pPr>
    </w:p>
    <w:p w:rsidR="000A0953" w:rsidRPr="000A0953" w:rsidRDefault="000A0953">
      <w:pPr>
        <w:widowControl/>
        <w:suppressAutoHyphens w:val="0"/>
        <w:jc w:val="left"/>
        <w:rPr>
          <w:rFonts w:ascii="华文黑体" w:eastAsia="华文黑体"/>
          <w:kern w:val="1"/>
          <w:sz w:val="32"/>
          <w:szCs w:val="32"/>
        </w:rPr>
      </w:pPr>
    </w:p>
    <w:p w:rsidR="004A2449" w:rsidRDefault="00F5510E" w:rsidP="001D5B4A">
      <w:pPr>
        <w:pStyle w:val="a6"/>
        <w:numPr>
          <w:ilvl w:val="0"/>
          <w:numId w:val="1"/>
        </w:numPr>
        <w:outlineLvl w:val="0"/>
        <w:rPr>
          <w:rFonts w:ascii="华文黑体" w:eastAsia="华文黑体"/>
          <w:sz w:val="32"/>
          <w:szCs w:val="32"/>
        </w:rPr>
      </w:pPr>
      <w:bookmarkStart w:id="305" w:name="_Toc395797720"/>
      <w:r w:rsidRPr="00F5510E">
        <w:rPr>
          <w:rFonts w:ascii="华文黑体" w:eastAsia="华文黑体" w:hint="eastAsia"/>
          <w:sz w:val="32"/>
          <w:szCs w:val="32"/>
        </w:rPr>
        <w:t>项目概述</w:t>
      </w:r>
      <w:bookmarkEnd w:id="1"/>
      <w:bookmarkEnd w:id="305"/>
    </w:p>
    <w:p w:rsidR="00F5510E" w:rsidRPr="007B3E44" w:rsidRDefault="00F5510E" w:rsidP="00905C18">
      <w:pPr>
        <w:pStyle w:val="a6"/>
        <w:numPr>
          <w:ilvl w:val="0"/>
          <w:numId w:val="2"/>
        </w:numPr>
        <w:spacing w:beforeLines="50" w:afterLines="50"/>
        <w:outlineLvl w:val="1"/>
        <w:rPr>
          <w:rFonts w:ascii="华文黑体" w:eastAsia="华文黑体"/>
          <w:sz w:val="28"/>
          <w:szCs w:val="28"/>
          <w:rPrChange w:id="306" w:author="Windows 用户" w:date="2014-08-18T18:11:00Z">
            <w:rPr>
              <w:rFonts w:ascii="华文黑体" w:eastAsia="华文黑体"/>
              <w:sz w:val="24"/>
              <w:szCs w:val="24"/>
            </w:rPr>
          </w:rPrChange>
        </w:rPr>
        <w:pPrChange w:id="307" w:author="Windows 用户" w:date="2014-08-18T18:09:00Z">
          <w:pPr>
            <w:pStyle w:val="a6"/>
            <w:numPr>
              <w:numId w:val="2"/>
            </w:numPr>
            <w:ind w:left="420" w:hanging="420"/>
            <w:outlineLvl w:val="1"/>
          </w:pPr>
        </w:pPrChange>
      </w:pPr>
      <w:bookmarkStart w:id="308" w:name="_Toc395539982"/>
      <w:bookmarkStart w:id="309" w:name="_Toc395797721"/>
      <w:commentRangeStart w:id="310"/>
      <w:r w:rsidRPr="007B3E44">
        <w:rPr>
          <w:rFonts w:ascii="华文黑体" w:eastAsia="华文黑体" w:hint="eastAsia"/>
          <w:sz w:val="28"/>
          <w:szCs w:val="28"/>
          <w:rPrChange w:id="311" w:author="Windows 用户" w:date="2014-08-18T18:11:00Z">
            <w:rPr>
              <w:rFonts w:ascii="华文黑体" w:eastAsia="华文黑体" w:hint="eastAsia"/>
              <w:sz w:val="24"/>
              <w:szCs w:val="24"/>
            </w:rPr>
          </w:rPrChange>
        </w:rPr>
        <w:t>项目目标</w:t>
      </w:r>
      <w:bookmarkEnd w:id="308"/>
      <w:bookmarkEnd w:id="309"/>
      <w:commentRangeEnd w:id="310"/>
      <w:r w:rsidR="00905C18" w:rsidRPr="007B3E44">
        <w:rPr>
          <w:rStyle w:val="af7"/>
          <w:rFonts w:eastAsia="宋体"/>
          <w:kern w:val="0"/>
          <w:sz w:val="28"/>
          <w:szCs w:val="28"/>
          <w:rPrChange w:id="312" w:author="Windows 用户" w:date="2014-08-18T18:11:00Z">
            <w:rPr>
              <w:rStyle w:val="af7"/>
              <w:rFonts w:eastAsia="宋体"/>
              <w:kern w:val="0"/>
            </w:rPr>
          </w:rPrChange>
        </w:rPr>
        <w:commentReference w:id="310"/>
      </w:r>
    </w:p>
    <w:p w:rsidR="002B37B5" w:rsidRPr="007B3E44" w:rsidRDefault="002B37B5" w:rsidP="001D5B4A">
      <w:pPr>
        <w:pStyle w:val="a6"/>
        <w:numPr>
          <w:ilvl w:val="0"/>
          <w:numId w:val="3"/>
        </w:numPr>
        <w:outlineLvl w:val="2"/>
        <w:rPr>
          <w:rFonts w:asciiTheme="majorEastAsia" w:eastAsiaTheme="majorEastAsia" w:hAnsiTheme="majorEastAsia"/>
          <w:b/>
          <w:sz w:val="24"/>
          <w:szCs w:val="24"/>
          <w:rPrChange w:id="313" w:author="Windows 用户" w:date="2014-08-18T18:11:00Z">
            <w:rPr>
              <w:rFonts w:ascii="华文黑体" w:eastAsia="华文黑体"/>
              <w:sz w:val="24"/>
              <w:szCs w:val="24"/>
            </w:rPr>
          </w:rPrChange>
        </w:rPr>
      </w:pPr>
      <w:bookmarkStart w:id="314" w:name="_Toc395539983"/>
      <w:bookmarkStart w:id="315" w:name="_Toc395797722"/>
      <w:commentRangeStart w:id="316"/>
      <w:r w:rsidRPr="007B3E44">
        <w:rPr>
          <w:rFonts w:asciiTheme="majorEastAsia" w:eastAsiaTheme="majorEastAsia" w:hAnsiTheme="majorEastAsia" w:hint="eastAsia"/>
          <w:b/>
          <w:sz w:val="24"/>
          <w:szCs w:val="24"/>
          <w:rPrChange w:id="317" w:author="Windows 用户" w:date="2014-08-18T18:11:00Z">
            <w:rPr>
              <w:rFonts w:ascii="华文黑体" w:eastAsia="华文黑体" w:hint="eastAsia"/>
              <w:sz w:val="24"/>
              <w:szCs w:val="24"/>
            </w:rPr>
          </w:rPrChange>
        </w:rPr>
        <w:t>防火墙</w:t>
      </w:r>
      <w:commentRangeStart w:id="318"/>
      <w:r w:rsidRPr="007B3E44">
        <w:rPr>
          <w:rFonts w:asciiTheme="majorEastAsia" w:eastAsiaTheme="majorEastAsia" w:hAnsiTheme="majorEastAsia" w:hint="eastAsia"/>
          <w:b/>
          <w:sz w:val="24"/>
          <w:szCs w:val="24"/>
          <w:rPrChange w:id="319" w:author="Windows 用户" w:date="2014-08-18T18:11:00Z">
            <w:rPr>
              <w:rFonts w:ascii="华文黑体" w:eastAsia="华文黑体" w:hint="eastAsia"/>
              <w:sz w:val="24"/>
              <w:szCs w:val="24"/>
            </w:rPr>
          </w:rPrChange>
        </w:rPr>
        <w:t>规则</w:t>
      </w:r>
      <w:commentRangeEnd w:id="318"/>
      <w:r w:rsidR="007B3E44">
        <w:rPr>
          <w:rStyle w:val="af7"/>
          <w:rFonts w:eastAsia="宋体"/>
          <w:kern w:val="0"/>
        </w:rPr>
        <w:commentReference w:id="318"/>
      </w:r>
      <w:r w:rsidRPr="007B3E44">
        <w:rPr>
          <w:rFonts w:asciiTheme="majorEastAsia" w:eastAsiaTheme="majorEastAsia" w:hAnsiTheme="majorEastAsia" w:hint="eastAsia"/>
          <w:b/>
          <w:sz w:val="24"/>
          <w:szCs w:val="24"/>
          <w:rPrChange w:id="320" w:author="Windows 用户" w:date="2014-08-18T18:11:00Z">
            <w:rPr>
              <w:rFonts w:ascii="华文黑体" w:eastAsia="华文黑体" w:hint="eastAsia"/>
              <w:sz w:val="24"/>
              <w:szCs w:val="24"/>
            </w:rPr>
          </w:rPrChange>
        </w:rPr>
        <w:t>管理</w:t>
      </w:r>
      <w:bookmarkEnd w:id="314"/>
      <w:bookmarkEnd w:id="315"/>
    </w:p>
    <w:p w:rsidR="002B37B5" w:rsidRPr="00773296" w:rsidRDefault="002B37B5" w:rsidP="00773296">
      <w:pPr>
        <w:pStyle w:val="a6"/>
        <w:spacing w:line="360" w:lineRule="auto"/>
        <w:ind w:firstLineChars="200"/>
        <w:rPr>
          <w:rFonts w:ascii="华文黑体" w:eastAsia="华文黑体"/>
          <w:sz w:val="21"/>
          <w:szCs w:val="21"/>
        </w:rPr>
      </w:pPr>
      <w:r w:rsidRPr="002B37B5">
        <w:rPr>
          <w:rFonts w:ascii="宋体" w:eastAsia="宋体" w:hAnsi="宋体" w:cs="宋体" w:hint="eastAsia"/>
          <w:sz w:val="21"/>
          <w:szCs w:val="21"/>
        </w:rPr>
        <w:t>防火墙子模块主要实现防火墙规则的图</w:t>
      </w:r>
      <w:r w:rsidR="009F1E13">
        <w:rPr>
          <w:rFonts w:ascii="宋体" w:eastAsia="宋体" w:hAnsi="宋体" w:cs="宋体" w:hint="eastAsia"/>
          <w:sz w:val="21"/>
          <w:szCs w:val="21"/>
        </w:rPr>
        <w:t>形界面管理，包括增加、删除、更新防火墙规则，以及防火墙功能的打开</w:t>
      </w:r>
      <w:r w:rsidRPr="002B37B5">
        <w:rPr>
          <w:rFonts w:ascii="宋体" w:eastAsia="宋体" w:hAnsi="宋体" w:cs="宋体" w:hint="eastAsia"/>
          <w:sz w:val="21"/>
          <w:szCs w:val="21"/>
        </w:rPr>
        <w:t>与关闭。</w:t>
      </w:r>
    </w:p>
    <w:p w:rsidR="002B37B5" w:rsidRDefault="002B37B5" w:rsidP="001D5B4A">
      <w:pPr>
        <w:pStyle w:val="a6"/>
        <w:numPr>
          <w:ilvl w:val="0"/>
          <w:numId w:val="3"/>
        </w:numPr>
        <w:outlineLvl w:val="2"/>
        <w:rPr>
          <w:rFonts w:ascii="华文黑体" w:eastAsia="华文黑体"/>
          <w:sz w:val="24"/>
          <w:szCs w:val="24"/>
        </w:rPr>
      </w:pPr>
      <w:bookmarkStart w:id="321" w:name="_Toc395539984"/>
      <w:bookmarkStart w:id="322" w:name="_Toc395797723"/>
      <w:r>
        <w:rPr>
          <w:rFonts w:ascii="华文黑体" w:eastAsia="华文黑体" w:hint="eastAsia"/>
          <w:sz w:val="24"/>
          <w:szCs w:val="24"/>
        </w:rPr>
        <w:t>流表管理</w:t>
      </w:r>
      <w:bookmarkEnd w:id="321"/>
      <w:bookmarkEnd w:id="322"/>
    </w:p>
    <w:p w:rsidR="002B37B5" w:rsidRDefault="002B37B5" w:rsidP="003B16C0">
      <w:pPr>
        <w:pStyle w:val="a6"/>
        <w:spacing w:line="360" w:lineRule="auto"/>
        <w:ind w:firstLineChars="200"/>
        <w:rPr>
          <w:rFonts w:asciiTheme="minorEastAsia" w:eastAsiaTheme="minorEastAsia" w:hAnsiTheme="minorEastAsia"/>
          <w:sz w:val="21"/>
          <w:szCs w:val="21"/>
        </w:rPr>
      </w:pPr>
      <w:r w:rsidRPr="00FD419D">
        <w:rPr>
          <w:rFonts w:asciiTheme="minorEastAsia" w:eastAsiaTheme="minorEastAsia" w:hAnsiTheme="minorEastAsia" w:hint="eastAsia"/>
          <w:sz w:val="21"/>
          <w:szCs w:val="21"/>
        </w:rPr>
        <w:t>流表管理子模块实现查看SDN网络中的每一个交换机的所有流表</w:t>
      </w:r>
      <w:r w:rsidR="00FD419D" w:rsidRPr="00FD419D">
        <w:rPr>
          <w:rFonts w:asciiTheme="minorEastAsia" w:eastAsiaTheme="minorEastAsia" w:hAnsiTheme="minorEastAsia" w:hint="eastAsia"/>
          <w:sz w:val="21"/>
          <w:szCs w:val="21"/>
        </w:rPr>
        <w:t>，并且可以对交换机中的</w:t>
      </w:r>
      <w:proofErr w:type="gramStart"/>
      <w:r w:rsidR="00FD419D" w:rsidRPr="00FD419D">
        <w:rPr>
          <w:rFonts w:asciiTheme="minorEastAsia" w:eastAsiaTheme="minorEastAsia" w:hAnsiTheme="minorEastAsia" w:hint="eastAsia"/>
          <w:sz w:val="21"/>
          <w:szCs w:val="21"/>
        </w:rPr>
        <w:t>流表进性</w:t>
      </w:r>
      <w:proofErr w:type="gramEnd"/>
      <w:r w:rsidR="00FD419D" w:rsidRPr="00FD419D">
        <w:rPr>
          <w:rFonts w:asciiTheme="minorEastAsia" w:eastAsiaTheme="minorEastAsia" w:hAnsiTheme="minorEastAsia" w:hint="eastAsia"/>
          <w:sz w:val="21"/>
          <w:szCs w:val="21"/>
        </w:rPr>
        <w:t>插入、删除、修改等操作功能。</w:t>
      </w:r>
    </w:p>
    <w:p w:rsidR="00773296" w:rsidRDefault="00773296" w:rsidP="00773296">
      <w:pPr>
        <w:pStyle w:val="a6"/>
        <w:numPr>
          <w:ilvl w:val="0"/>
          <w:numId w:val="3"/>
        </w:numPr>
        <w:spacing w:line="360" w:lineRule="auto"/>
        <w:outlineLvl w:val="2"/>
        <w:rPr>
          <w:rFonts w:ascii="华文黑体" w:eastAsia="华文黑体" w:hAnsiTheme="minorEastAsia"/>
          <w:sz w:val="24"/>
          <w:szCs w:val="24"/>
        </w:rPr>
      </w:pPr>
      <w:bookmarkStart w:id="323" w:name="_Toc395797724"/>
      <w:r w:rsidRPr="00773296">
        <w:rPr>
          <w:rFonts w:ascii="华文黑体" w:eastAsia="华文黑体" w:hAnsiTheme="minorEastAsia" w:hint="eastAsia"/>
          <w:sz w:val="24"/>
          <w:szCs w:val="24"/>
        </w:rPr>
        <w:t>有效DENY规则</w:t>
      </w:r>
      <w:bookmarkEnd w:id="323"/>
    </w:p>
    <w:p w:rsidR="00773296" w:rsidRPr="00773296" w:rsidRDefault="00773296" w:rsidP="00773296">
      <w:pPr>
        <w:spacing w:line="360" w:lineRule="auto"/>
        <w:ind w:firstLineChars="200" w:firstLine="420"/>
        <w:jc w:val="both"/>
        <w:rPr>
          <w:rFonts w:asciiTheme="minorEastAsia" w:eastAsiaTheme="minorEastAsia" w:hAnsiTheme="minorEastAsia"/>
          <w:sz w:val="21"/>
          <w:szCs w:val="21"/>
        </w:rPr>
      </w:pPr>
      <w:r w:rsidRPr="00773296">
        <w:rPr>
          <w:rFonts w:asciiTheme="minorEastAsia" w:eastAsiaTheme="minorEastAsia" w:hAnsiTheme="minorEastAsia" w:hint="eastAsia"/>
          <w:sz w:val="21"/>
          <w:szCs w:val="21"/>
        </w:rPr>
        <w:t>因为防火墙规则存在优先级的缘故，所以寻找有效的Deny规则是非常有必要的。从若干作用于同一主机防火墙规则中，找出优先级最高的防火墙规则。找到的防火墙规则是最终冲突检测时用于比对FlowPath是否是冲突路径。</w:t>
      </w:r>
    </w:p>
    <w:p w:rsidR="00361537" w:rsidRDefault="00773296" w:rsidP="001D5B4A">
      <w:pPr>
        <w:pStyle w:val="a6"/>
        <w:numPr>
          <w:ilvl w:val="0"/>
          <w:numId w:val="3"/>
        </w:numPr>
        <w:outlineLvl w:val="2"/>
        <w:rPr>
          <w:rFonts w:ascii="华文黑体" w:eastAsia="华文黑体"/>
          <w:sz w:val="24"/>
          <w:szCs w:val="24"/>
        </w:rPr>
      </w:pPr>
      <w:bookmarkStart w:id="324" w:name="_Toc395797725"/>
      <w:r>
        <w:rPr>
          <w:rFonts w:ascii="华文黑体" w:eastAsia="华文黑体" w:hint="eastAsia"/>
          <w:sz w:val="24"/>
          <w:szCs w:val="24"/>
        </w:rPr>
        <w:t>寻找FlowPath</w:t>
      </w:r>
      <w:bookmarkEnd w:id="324"/>
    </w:p>
    <w:p w:rsidR="00FD419D" w:rsidRPr="00FD419D" w:rsidRDefault="00FD419D" w:rsidP="004F5139">
      <w:pPr>
        <w:spacing w:line="360" w:lineRule="auto"/>
        <w:ind w:firstLineChars="200" w:firstLine="420"/>
        <w:jc w:val="both"/>
        <w:rPr>
          <w:rFonts w:ascii="宋体" w:hAnsi="宋体"/>
          <w:sz w:val="21"/>
          <w:szCs w:val="21"/>
        </w:rPr>
      </w:pPr>
      <w:r>
        <w:rPr>
          <w:rFonts w:ascii="宋体" w:hAnsi="宋体" w:hint="eastAsia"/>
          <w:sz w:val="21"/>
          <w:szCs w:val="21"/>
        </w:rPr>
        <w:t>当网络拓扑确定后，</w:t>
      </w:r>
      <w:r w:rsidR="00D70CCA">
        <w:rPr>
          <w:rFonts w:ascii="宋体" w:hAnsi="宋体" w:hint="eastAsia"/>
          <w:sz w:val="21"/>
          <w:szCs w:val="21"/>
        </w:rPr>
        <w:t>该系统可以找到网络中一个主机发送的信息到另一个主机所经过的路径。根据在路径中的交换机匹配的流表项是否有包头重写的操作，决定改路径是否是FlowPath。</w:t>
      </w:r>
      <w:proofErr w:type="gramStart"/>
      <w:r w:rsidR="00D70CCA">
        <w:rPr>
          <w:rFonts w:ascii="宋体" w:hAnsi="宋体" w:hint="eastAsia"/>
          <w:sz w:val="21"/>
          <w:szCs w:val="21"/>
        </w:rPr>
        <w:t>若流表</w:t>
      </w:r>
      <w:proofErr w:type="gramEnd"/>
      <w:r w:rsidR="00D70CCA">
        <w:rPr>
          <w:rFonts w:ascii="宋体" w:hAnsi="宋体" w:hint="eastAsia"/>
          <w:sz w:val="21"/>
          <w:szCs w:val="21"/>
        </w:rPr>
        <w:t>项重写了数据报的包头，那么改路径便是FlowPath。该模块的功能是获得SDN网络中的所用的FlowPath。</w:t>
      </w:r>
    </w:p>
    <w:p w:rsidR="00361537" w:rsidRDefault="00361537" w:rsidP="001D5B4A">
      <w:pPr>
        <w:pStyle w:val="a6"/>
        <w:numPr>
          <w:ilvl w:val="0"/>
          <w:numId w:val="3"/>
        </w:numPr>
        <w:outlineLvl w:val="2"/>
        <w:rPr>
          <w:rFonts w:ascii="华文黑体" w:eastAsia="华文黑体"/>
          <w:sz w:val="24"/>
          <w:szCs w:val="24"/>
        </w:rPr>
      </w:pPr>
      <w:bookmarkStart w:id="325" w:name="_Toc395539986"/>
      <w:bookmarkStart w:id="326" w:name="_Toc395797726"/>
      <w:r>
        <w:rPr>
          <w:rFonts w:ascii="华文黑体" w:eastAsia="华文黑体" w:hint="eastAsia"/>
          <w:sz w:val="24"/>
          <w:szCs w:val="24"/>
        </w:rPr>
        <w:t>冲突检测</w:t>
      </w:r>
      <w:bookmarkEnd w:id="325"/>
      <w:bookmarkEnd w:id="326"/>
    </w:p>
    <w:p w:rsidR="00D70CCA" w:rsidRPr="00211E0A" w:rsidRDefault="00D70CCA" w:rsidP="003B16C0">
      <w:pPr>
        <w:pStyle w:val="a6"/>
        <w:spacing w:line="360" w:lineRule="auto"/>
        <w:ind w:firstLineChars="200"/>
        <w:rPr>
          <w:rFonts w:asciiTheme="minorEastAsia" w:eastAsiaTheme="minorEastAsia" w:hAnsiTheme="minorEastAsia"/>
          <w:sz w:val="21"/>
          <w:szCs w:val="21"/>
        </w:rPr>
      </w:pPr>
      <w:r w:rsidRPr="00211E0A">
        <w:rPr>
          <w:rFonts w:asciiTheme="minorEastAsia" w:eastAsiaTheme="minorEastAsia" w:hAnsiTheme="minorEastAsia" w:hint="eastAsia"/>
          <w:sz w:val="21"/>
          <w:szCs w:val="21"/>
        </w:rPr>
        <w:t>该模块对两种不同的情况，采取不同的策略检测是否有冲突出现。</w:t>
      </w:r>
    </w:p>
    <w:p w:rsidR="00D70CCA" w:rsidRPr="00211E0A" w:rsidRDefault="00D70CCA" w:rsidP="003B16C0">
      <w:pPr>
        <w:pStyle w:val="a6"/>
        <w:spacing w:line="360" w:lineRule="auto"/>
        <w:ind w:firstLineChars="200"/>
        <w:rPr>
          <w:rFonts w:asciiTheme="minorEastAsia" w:eastAsiaTheme="minorEastAsia" w:hAnsiTheme="minorEastAsia"/>
          <w:sz w:val="21"/>
          <w:szCs w:val="21"/>
        </w:rPr>
      </w:pPr>
      <w:r w:rsidRPr="00211E0A">
        <w:rPr>
          <w:rFonts w:asciiTheme="minorEastAsia" w:eastAsiaTheme="minorEastAsia" w:hAnsiTheme="minorEastAsia" w:hint="eastAsia"/>
          <w:sz w:val="21"/>
          <w:szCs w:val="21"/>
        </w:rPr>
        <w:t>一是添加防火墙规则。由于防火墙规则之间存在依赖，添加防火墙规则时可能引起防火墙有效Deny规则的变化。系统要先</w:t>
      </w:r>
      <w:r w:rsidR="00211E0A" w:rsidRPr="00211E0A">
        <w:rPr>
          <w:rFonts w:asciiTheme="minorEastAsia" w:eastAsiaTheme="minorEastAsia" w:hAnsiTheme="minorEastAsia" w:hint="eastAsia"/>
          <w:sz w:val="21"/>
          <w:szCs w:val="21"/>
        </w:rPr>
        <w:t>寻找有效Deny规则，然后查找是否出现冲突。</w:t>
      </w:r>
    </w:p>
    <w:p w:rsidR="00211E0A" w:rsidRPr="00211E0A" w:rsidRDefault="00211E0A" w:rsidP="003B16C0">
      <w:pPr>
        <w:pStyle w:val="a6"/>
        <w:spacing w:line="360" w:lineRule="auto"/>
        <w:ind w:firstLineChars="200"/>
        <w:rPr>
          <w:rFonts w:asciiTheme="minorEastAsia" w:eastAsiaTheme="minorEastAsia" w:hAnsiTheme="minorEastAsia"/>
          <w:sz w:val="21"/>
          <w:szCs w:val="21"/>
        </w:rPr>
      </w:pPr>
      <w:r w:rsidRPr="00211E0A">
        <w:rPr>
          <w:rFonts w:asciiTheme="minorEastAsia" w:eastAsiaTheme="minorEastAsia" w:hAnsiTheme="minorEastAsia" w:hint="eastAsia"/>
          <w:sz w:val="21"/>
          <w:szCs w:val="21"/>
        </w:rPr>
        <w:t>另一种情况是修改流表（包括添加、删除和更新）。修改流表后，系统要更新FlowPath，然后再去比对是否有冲突出现。</w:t>
      </w:r>
    </w:p>
    <w:p w:rsidR="00361537" w:rsidRDefault="00361537" w:rsidP="001D5B4A">
      <w:pPr>
        <w:pStyle w:val="a6"/>
        <w:numPr>
          <w:ilvl w:val="0"/>
          <w:numId w:val="3"/>
        </w:numPr>
        <w:outlineLvl w:val="2"/>
        <w:rPr>
          <w:rFonts w:ascii="华文黑体" w:eastAsia="华文黑体"/>
          <w:sz w:val="24"/>
          <w:szCs w:val="24"/>
        </w:rPr>
      </w:pPr>
      <w:bookmarkStart w:id="327" w:name="_Toc395539987"/>
      <w:bookmarkStart w:id="328" w:name="_Toc395797727"/>
      <w:r>
        <w:rPr>
          <w:rFonts w:ascii="华文黑体" w:eastAsia="华文黑体" w:hint="eastAsia"/>
          <w:sz w:val="24"/>
          <w:szCs w:val="24"/>
        </w:rPr>
        <w:t>冲突解决</w:t>
      </w:r>
      <w:bookmarkEnd w:id="327"/>
      <w:bookmarkEnd w:id="328"/>
    </w:p>
    <w:p w:rsidR="00211E0A" w:rsidRPr="00211E0A" w:rsidRDefault="00211E0A" w:rsidP="003B16C0">
      <w:pPr>
        <w:pStyle w:val="a6"/>
        <w:spacing w:line="360" w:lineRule="auto"/>
        <w:ind w:firstLineChars="200"/>
        <w:rPr>
          <w:rFonts w:asciiTheme="minorEastAsia" w:eastAsiaTheme="minorEastAsia" w:hAnsiTheme="minorEastAsia"/>
          <w:sz w:val="21"/>
          <w:szCs w:val="21"/>
        </w:rPr>
      </w:pPr>
      <w:r w:rsidRPr="00211E0A">
        <w:rPr>
          <w:rFonts w:asciiTheme="minorEastAsia" w:eastAsiaTheme="minorEastAsia" w:hAnsiTheme="minorEastAsia" w:hint="eastAsia"/>
          <w:sz w:val="21"/>
          <w:szCs w:val="21"/>
        </w:rPr>
        <w:t>在获取FlowPath和冲突检测的基础上，系统要解决存在冲突的FlowPath，阻止与防火墙规则相违反的主机之间的通信，同时也要确保尽量减少对主机之间正常通信的影响。</w:t>
      </w:r>
    </w:p>
    <w:p w:rsidR="00F5510E" w:rsidRDefault="007B3E44" w:rsidP="001D5B4A">
      <w:pPr>
        <w:pStyle w:val="a6"/>
        <w:numPr>
          <w:ilvl w:val="0"/>
          <w:numId w:val="2"/>
        </w:numPr>
        <w:outlineLvl w:val="1"/>
        <w:rPr>
          <w:rFonts w:ascii="华文黑体" w:eastAsia="华文黑体"/>
          <w:sz w:val="24"/>
          <w:szCs w:val="24"/>
        </w:rPr>
      </w:pPr>
      <w:bookmarkStart w:id="329" w:name="_Toc395539988"/>
      <w:bookmarkStart w:id="330" w:name="_Toc395797728"/>
      <w:commentRangeEnd w:id="316"/>
      <w:r>
        <w:rPr>
          <w:rStyle w:val="af7"/>
          <w:rFonts w:eastAsia="宋体"/>
          <w:kern w:val="0"/>
        </w:rPr>
        <w:commentReference w:id="316"/>
      </w:r>
      <w:r w:rsidR="00211E0A">
        <w:rPr>
          <w:rFonts w:ascii="华文黑体" w:eastAsia="华文黑体" w:hint="eastAsia"/>
          <w:sz w:val="24"/>
          <w:szCs w:val="24"/>
        </w:rPr>
        <w:t>实现</w:t>
      </w:r>
      <w:r w:rsidR="00F5510E" w:rsidRPr="00F5510E">
        <w:rPr>
          <w:rFonts w:ascii="华文黑体" w:eastAsia="华文黑体" w:hint="eastAsia"/>
          <w:sz w:val="24"/>
          <w:szCs w:val="24"/>
        </w:rPr>
        <w:t>原理</w:t>
      </w:r>
      <w:bookmarkEnd w:id="329"/>
      <w:bookmarkEnd w:id="330"/>
    </w:p>
    <w:p w:rsidR="004F5139" w:rsidRDefault="004F5139" w:rsidP="001D5B4A">
      <w:pPr>
        <w:pStyle w:val="a6"/>
        <w:numPr>
          <w:ilvl w:val="0"/>
          <w:numId w:val="4"/>
        </w:numPr>
        <w:outlineLvl w:val="2"/>
        <w:rPr>
          <w:rFonts w:ascii="华文黑体" w:eastAsia="华文黑体"/>
          <w:sz w:val="24"/>
          <w:szCs w:val="24"/>
        </w:rPr>
      </w:pPr>
      <w:bookmarkStart w:id="331" w:name="_Toc395539989"/>
      <w:bookmarkStart w:id="332" w:name="_Toc395797729"/>
      <w:commentRangeStart w:id="333"/>
      <w:r>
        <w:rPr>
          <w:rFonts w:ascii="华文黑体" w:eastAsia="华文黑体" w:hint="eastAsia"/>
          <w:sz w:val="24"/>
          <w:szCs w:val="24"/>
        </w:rPr>
        <w:t>防火墙规则管理的实现</w:t>
      </w:r>
      <w:bookmarkEnd w:id="331"/>
      <w:bookmarkEnd w:id="332"/>
    </w:p>
    <w:p w:rsidR="004F5139" w:rsidRDefault="00865E98" w:rsidP="00615C53">
      <w:pPr>
        <w:spacing w:line="360" w:lineRule="auto"/>
        <w:ind w:firstLineChars="200" w:firstLine="420"/>
        <w:jc w:val="both"/>
        <w:rPr>
          <w:rFonts w:asciiTheme="minorEastAsia" w:eastAsiaTheme="minorEastAsia" w:hAnsiTheme="minorEastAsia"/>
          <w:sz w:val="21"/>
          <w:szCs w:val="21"/>
        </w:rPr>
      </w:pPr>
      <w:r w:rsidRPr="00615C53">
        <w:rPr>
          <w:rFonts w:asciiTheme="minorEastAsia" w:eastAsiaTheme="minorEastAsia" w:hAnsiTheme="minorEastAsia"/>
          <w:sz w:val="21"/>
          <w:szCs w:val="21"/>
        </w:rPr>
        <w:t>Floodlight</w:t>
      </w:r>
      <w:r w:rsidR="00615C53" w:rsidRPr="00615C53">
        <w:rPr>
          <w:rFonts w:asciiTheme="minorEastAsia" w:eastAsiaTheme="minorEastAsia" w:hAnsiTheme="minorEastAsia" w:hint="eastAsia"/>
          <w:sz w:val="21"/>
          <w:szCs w:val="21"/>
        </w:rPr>
        <w:t>中</w:t>
      </w:r>
      <w:r w:rsidR="00615C53">
        <w:rPr>
          <w:rFonts w:asciiTheme="minorEastAsia" w:eastAsiaTheme="minorEastAsia" w:hAnsiTheme="minorEastAsia" w:hint="eastAsia"/>
          <w:sz w:val="21"/>
          <w:szCs w:val="21"/>
        </w:rPr>
        <w:t>实现了开放接口REST API，通过该接口可以以URL的形式向Floodlight</w:t>
      </w:r>
      <w:r w:rsidR="00615C53">
        <w:rPr>
          <w:rFonts w:asciiTheme="minorEastAsia" w:eastAsiaTheme="minorEastAsia" w:hAnsiTheme="minorEastAsia" w:hint="eastAsia"/>
          <w:sz w:val="21"/>
          <w:szCs w:val="21"/>
        </w:rPr>
        <w:lastRenderedPageBreak/>
        <w:t xml:space="preserve">传递参数，获得我们所需要的功能。在防火墙规则管理的实现中，该系统主要是通过调用REST </w:t>
      </w:r>
      <w:commentRangeStart w:id="334"/>
      <w:r w:rsidR="00615C53">
        <w:rPr>
          <w:rFonts w:asciiTheme="minorEastAsia" w:eastAsiaTheme="minorEastAsia" w:hAnsiTheme="minorEastAsia" w:hint="eastAsia"/>
          <w:sz w:val="21"/>
          <w:szCs w:val="21"/>
        </w:rPr>
        <w:t>ＡＰＩ实</w:t>
      </w:r>
      <w:commentRangeEnd w:id="334"/>
      <w:r w:rsidR="007B3E44">
        <w:rPr>
          <w:rStyle w:val="af7"/>
        </w:rPr>
        <w:commentReference w:id="334"/>
      </w:r>
      <w:r w:rsidR="00615C53">
        <w:rPr>
          <w:rFonts w:asciiTheme="minorEastAsia" w:eastAsiaTheme="minorEastAsia" w:hAnsiTheme="minorEastAsia" w:hint="eastAsia"/>
          <w:sz w:val="21"/>
          <w:szCs w:val="21"/>
        </w:rPr>
        <w:t>现对防火墙的关闭</w:t>
      </w:r>
      <w:r w:rsidR="00982A63">
        <w:rPr>
          <w:rFonts w:asciiTheme="minorEastAsia" w:eastAsiaTheme="minorEastAsia" w:hAnsiTheme="minorEastAsia" w:hint="eastAsia"/>
          <w:sz w:val="21"/>
          <w:szCs w:val="21"/>
        </w:rPr>
        <w:t>和打开以及防火墙规则的添加、删除和更新等功能。</w:t>
      </w:r>
      <w:r w:rsidR="00A16001">
        <w:rPr>
          <w:rFonts w:asciiTheme="minorEastAsia" w:eastAsiaTheme="minorEastAsia" w:hAnsiTheme="minorEastAsia" w:hint="eastAsia"/>
          <w:sz w:val="21"/>
          <w:szCs w:val="21"/>
        </w:rPr>
        <w:t>例如：</w:t>
      </w:r>
    </w:p>
    <w:p w:rsidR="00A16001" w:rsidRPr="00A16001" w:rsidRDefault="00A16001" w:rsidP="00A16001">
      <w:pPr>
        <w:spacing w:line="360" w:lineRule="auto"/>
        <w:ind w:firstLineChars="200" w:firstLine="420"/>
        <w:jc w:val="both"/>
        <w:rPr>
          <w:rFonts w:asciiTheme="minorEastAsia" w:eastAsiaTheme="minorEastAsia" w:hAnsiTheme="minorEastAsia"/>
          <w:sz w:val="21"/>
          <w:szCs w:val="21"/>
        </w:rPr>
      </w:pPr>
      <w:r w:rsidRPr="00A16001">
        <w:rPr>
          <w:rFonts w:asciiTheme="minorEastAsia" w:eastAsiaTheme="minorEastAsia" w:hAnsiTheme="minorEastAsia"/>
          <w:sz w:val="21"/>
          <w:szCs w:val="21"/>
        </w:rPr>
        <w:t>curl http://localhost:8080/wm/firewall/module/enable/json</w:t>
      </w:r>
      <w:r w:rsidRPr="00A16001">
        <w:rPr>
          <w:rFonts w:asciiTheme="minorEastAsia" w:eastAsiaTheme="minorEastAsia" w:hAnsiTheme="minorEastAsia"/>
          <w:sz w:val="21"/>
          <w:szCs w:val="21"/>
        </w:rPr>
        <w:tab/>
      </w:r>
      <w:r w:rsidRPr="00A16001">
        <w:rPr>
          <w:rFonts w:asciiTheme="minorEastAsia" w:eastAsiaTheme="minorEastAsia" w:hAnsiTheme="minorEastAsia"/>
          <w:sz w:val="21"/>
          <w:szCs w:val="21"/>
        </w:rPr>
        <w:tab/>
        <w:t>// 打开防火墙</w:t>
      </w:r>
    </w:p>
    <w:p w:rsidR="00A16001" w:rsidRPr="00A16001" w:rsidRDefault="00A16001" w:rsidP="00A16001">
      <w:pPr>
        <w:spacing w:line="360" w:lineRule="auto"/>
        <w:ind w:firstLineChars="200" w:firstLine="420"/>
        <w:jc w:val="both"/>
        <w:rPr>
          <w:rFonts w:asciiTheme="minorEastAsia" w:eastAsiaTheme="minorEastAsia" w:hAnsiTheme="minorEastAsia"/>
          <w:sz w:val="21"/>
          <w:szCs w:val="21"/>
        </w:rPr>
      </w:pPr>
      <w:r w:rsidRPr="00A16001">
        <w:rPr>
          <w:rFonts w:asciiTheme="minorEastAsia" w:eastAsiaTheme="minorEastAsia" w:hAnsiTheme="minorEastAsia"/>
          <w:sz w:val="21"/>
          <w:szCs w:val="21"/>
        </w:rPr>
        <w:t xml:space="preserve">curl http://localhost:8080/wm/firewall/module/disable/json </w:t>
      </w:r>
      <w:r w:rsidRPr="00A16001">
        <w:rPr>
          <w:rFonts w:asciiTheme="minorEastAsia" w:eastAsiaTheme="minorEastAsia" w:hAnsiTheme="minorEastAsia"/>
          <w:sz w:val="21"/>
          <w:szCs w:val="21"/>
        </w:rPr>
        <w:tab/>
      </w:r>
      <w:r w:rsidRPr="00A16001">
        <w:rPr>
          <w:rFonts w:asciiTheme="minorEastAsia" w:eastAsiaTheme="minorEastAsia" w:hAnsiTheme="minorEastAsia"/>
          <w:sz w:val="21"/>
          <w:szCs w:val="21"/>
        </w:rPr>
        <w:tab/>
        <w:t>// 关闭防火墙</w:t>
      </w:r>
    </w:p>
    <w:p w:rsidR="00982A63" w:rsidRDefault="00982A63" w:rsidP="001D5B4A">
      <w:pPr>
        <w:pStyle w:val="a6"/>
        <w:numPr>
          <w:ilvl w:val="0"/>
          <w:numId w:val="4"/>
        </w:numPr>
        <w:spacing w:line="360" w:lineRule="auto"/>
        <w:outlineLvl w:val="2"/>
        <w:rPr>
          <w:rFonts w:ascii="华文黑体" w:eastAsia="华文黑体" w:hAnsiTheme="minorEastAsia"/>
          <w:sz w:val="24"/>
          <w:szCs w:val="24"/>
        </w:rPr>
      </w:pPr>
      <w:bookmarkStart w:id="335" w:name="_Toc395539990"/>
      <w:bookmarkStart w:id="336" w:name="_Toc395797730"/>
      <w:r w:rsidRPr="00982A63">
        <w:rPr>
          <w:rFonts w:ascii="华文黑体" w:eastAsia="华文黑体" w:hAnsiTheme="minorEastAsia" w:hint="eastAsia"/>
          <w:sz w:val="24"/>
          <w:szCs w:val="24"/>
        </w:rPr>
        <w:t>流表管理的实现</w:t>
      </w:r>
      <w:bookmarkEnd w:id="335"/>
      <w:bookmarkEnd w:id="336"/>
    </w:p>
    <w:p w:rsidR="006E3709" w:rsidRPr="006E3709" w:rsidRDefault="00E97C9F" w:rsidP="00A01BB5">
      <w:pPr>
        <w:spacing w:line="360" w:lineRule="auto"/>
        <w:ind w:firstLineChars="200" w:firstLine="420"/>
        <w:jc w:val="both"/>
        <w:rPr>
          <w:rFonts w:ascii="宋体" w:hAnsi="宋体"/>
          <w:sz w:val="21"/>
        </w:rPr>
      </w:pPr>
      <w:r w:rsidRPr="006E3709">
        <w:rPr>
          <w:rFonts w:ascii="宋体" w:hAnsi="宋体" w:hint="eastAsia"/>
          <w:sz w:val="21"/>
        </w:rPr>
        <w:t>在Floodlight中同时实现了流表管理的接口REST API</w:t>
      </w:r>
      <w:r w:rsidR="00A16001" w:rsidRPr="006E3709">
        <w:rPr>
          <w:rFonts w:ascii="宋体" w:hAnsi="宋体" w:hint="eastAsia"/>
          <w:sz w:val="21"/>
        </w:rPr>
        <w:t>。与防火墙规则管理的原理类似，系统通过调用API实现对交换机中的流表添加、删除和更新等功能。</w:t>
      </w:r>
      <w:r w:rsidR="006E3709" w:rsidRPr="006E3709">
        <w:rPr>
          <w:rFonts w:ascii="宋体" w:hAnsi="宋体"/>
          <w:sz w:val="21"/>
        </w:rPr>
        <w:t>简单来说，Floodlight将自己的API通过</w:t>
      </w:r>
      <w:r w:rsidR="006E3709">
        <w:rPr>
          <w:rFonts w:ascii="宋体" w:hAnsi="宋体"/>
          <w:sz w:val="21"/>
        </w:rPr>
        <w:t xml:space="preserve">Rest </w:t>
      </w:r>
      <w:r w:rsidR="006E3709">
        <w:rPr>
          <w:rFonts w:ascii="宋体" w:hAnsi="宋体" w:hint="eastAsia"/>
          <w:sz w:val="21"/>
        </w:rPr>
        <w:t>API</w:t>
      </w:r>
      <w:r w:rsidR="006E3709" w:rsidRPr="006E3709">
        <w:rPr>
          <w:rFonts w:ascii="宋体" w:hAnsi="宋体"/>
          <w:sz w:val="21"/>
        </w:rPr>
        <w:t>的形式向外暴露，关于</w:t>
      </w:r>
      <w:r w:rsidR="006E3709">
        <w:rPr>
          <w:rFonts w:ascii="宋体" w:hAnsi="宋体"/>
          <w:sz w:val="21"/>
        </w:rPr>
        <w:t xml:space="preserve">Rest </w:t>
      </w:r>
      <w:r w:rsidR="006E3709">
        <w:rPr>
          <w:rFonts w:ascii="宋体" w:hAnsi="宋体" w:hint="eastAsia"/>
          <w:sz w:val="21"/>
        </w:rPr>
        <w:t>API</w:t>
      </w:r>
      <w:r w:rsidR="006E3709" w:rsidRPr="006E3709">
        <w:rPr>
          <w:rFonts w:ascii="宋体" w:hAnsi="宋体"/>
          <w:sz w:val="21"/>
        </w:rPr>
        <w:t>，简单来讲，就是讲程序的API封装成为通用的http GET/PUT的形式，这样的话无需关注程序实现细节，通过发送http请求即可完成API操作。</w:t>
      </w:r>
    </w:p>
    <w:p w:rsidR="00982A63" w:rsidRDefault="006E3709" w:rsidP="00A01BB5">
      <w:pPr>
        <w:spacing w:line="360" w:lineRule="auto"/>
        <w:ind w:firstLineChars="200" w:firstLine="420"/>
        <w:jc w:val="both"/>
        <w:rPr>
          <w:rFonts w:ascii="宋体" w:hAnsi="宋体"/>
          <w:sz w:val="21"/>
        </w:rPr>
      </w:pPr>
      <w:r w:rsidRPr="006E3709">
        <w:rPr>
          <w:rFonts w:ascii="宋体" w:hAnsi="宋体"/>
          <w:sz w:val="21"/>
        </w:rPr>
        <w:t>所以，我们可以通过Floodlight的</w:t>
      </w:r>
      <w:r>
        <w:rPr>
          <w:rFonts w:ascii="宋体" w:hAnsi="宋体"/>
          <w:sz w:val="21"/>
        </w:rPr>
        <w:t xml:space="preserve">Restful </w:t>
      </w:r>
      <w:r>
        <w:rPr>
          <w:rFonts w:ascii="宋体" w:hAnsi="宋体" w:hint="eastAsia"/>
          <w:sz w:val="21"/>
        </w:rPr>
        <w:t>API</w:t>
      </w:r>
      <w:r w:rsidRPr="006E3709">
        <w:rPr>
          <w:rFonts w:ascii="宋体" w:hAnsi="宋体"/>
          <w:sz w:val="21"/>
        </w:rPr>
        <w:t>来向Floodlight请求各种信息，包括交换机状态，能力，拓扑等等，而static flow pusher这套机制则是通过</w:t>
      </w:r>
      <w:r>
        <w:rPr>
          <w:rFonts w:ascii="宋体" w:hAnsi="宋体"/>
          <w:sz w:val="21"/>
        </w:rPr>
        <w:t xml:space="preserve">Restful </w:t>
      </w:r>
      <w:r>
        <w:rPr>
          <w:rFonts w:ascii="宋体" w:hAnsi="宋体" w:hint="eastAsia"/>
          <w:sz w:val="21"/>
        </w:rPr>
        <w:t>API</w:t>
      </w:r>
      <w:r w:rsidRPr="006E3709">
        <w:rPr>
          <w:rFonts w:ascii="宋体" w:hAnsi="宋体"/>
          <w:sz w:val="21"/>
        </w:rPr>
        <w:t>来进行流表的操作，包括添加，删除流表等等。</w:t>
      </w:r>
    </w:p>
    <w:p w:rsidR="007E3431" w:rsidRDefault="007F185F" w:rsidP="007E3431">
      <w:pPr>
        <w:pStyle w:val="a6"/>
        <w:numPr>
          <w:ilvl w:val="0"/>
          <w:numId w:val="4"/>
        </w:numPr>
        <w:spacing w:line="360" w:lineRule="auto"/>
        <w:outlineLvl w:val="2"/>
        <w:rPr>
          <w:rFonts w:ascii="华文黑体" w:eastAsia="华文黑体" w:hAnsi="宋体"/>
          <w:sz w:val="24"/>
          <w:szCs w:val="24"/>
        </w:rPr>
      </w:pPr>
      <w:bookmarkStart w:id="337" w:name="_Toc395797731"/>
      <w:r w:rsidRPr="00960071">
        <w:rPr>
          <w:rFonts w:ascii="华文黑体" w:eastAsia="华文黑体" w:hAnsi="宋体" w:hint="eastAsia"/>
          <w:sz w:val="24"/>
          <w:szCs w:val="24"/>
        </w:rPr>
        <w:t>有效DENY规则的实现</w:t>
      </w:r>
      <w:bookmarkEnd w:id="337"/>
    </w:p>
    <w:p w:rsidR="007F185F" w:rsidRPr="007E3431" w:rsidRDefault="007E3431" w:rsidP="007E3431">
      <w:pPr>
        <w:spacing w:line="360" w:lineRule="auto"/>
        <w:ind w:firstLineChars="200" w:firstLine="420"/>
        <w:jc w:val="both"/>
        <w:rPr>
          <w:rFonts w:ascii="宋体" w:hAnsi="宋体"/>
          <w:sz w:val="21"/>
        </w:rPr>
      </w:pPr>
      <w:r w:rsidRPr="007E3431">
        <w:rPr>
          <w:rFonts w:asciiTheme="minorEastAsia" w:eastAsiaTheme="minorEastAsia" w:hAnsiTheme="minorEastAsia" w:cs="宋体" w:hint="eastAsia"/>
          <w:sz w:val="21"/>
          <w:szCs w:val="21"/>
        </w:rPr>
        <w:t>首先将防火墙的</w:t>
      </w:r>
      <w:r w:rsidRPr="007E3431">
        <w:rPr>
          <w:rFonts w:asciiTheme="minorEastAsia" w:eastAsiaTheme="minorEastAsia" w:hAnsiTheme="minorEastAsia"/>
          <w:sz w:val="21"/>
          <w:szCs w:val="21"/>
        </w:rPr>
        <w:t>deny</w:t>
      </w:r>
      <w:r w:rsidRPr="007E3431">
        <w:rPr>
          <w:rFonts w:asciiTheme="minorEastAsia" w:eastAsiaTheme="minorEastAsia" w:hAnsiTheme="minorEastAsia" w:cs="宋体" w:hint="eastAsia"/>
          <w:sz w:val="21"/>
          <w:szCs w:val="21"/>
        </w:rPr>
        <w:t>规则和</w:t>
      </w:r>
      <w:r w:rsidRPr="007E3431">
        <w:rPr>
          <w:rFonts w:asciiTheme="minorEastAsia" w:eastAsiaTheme="minorEastAsia" w:hAnsiTheme="minorEastAsia"/>
          <w:sz w:val="21"/>
          <w:szCs w:val="21"/>
        </w:rPr>
        <w:t>allow</w:t>
      </w:r>
      <w:r w:rsidRPr="007E3431">
        <w:rPr>
          <w:rFonts w:asciiTheme="minorEastAsia" w:eastAsiaTheme="minorEastAsia" w:hAnsiTheme="minorEastAsia" w:cs="宋体" w:hint="eastAsia"/>
          <w:sz w:val="21"/>
          <w:szCs w:val="21"/>
        </w:rPr>
        <w:t>规则分别装入两个数组，然后判断防火墙规则的优先级，优先级分为</w:t>
      </w:r>
      <w:r w:rsidRPr="007E3431">
        <w:rPr>
          <w:rFonts w:asciiTheme="minorEastAsia" w:eastAsiaTheme="minorEastAsia" w:hAnsiTheme="minorEastAsia"/>
          <w:sz w:val="21"/>
          <w:szCs w:val="21"/>
        </w:rPr>
        <w:t>allow</w:t>
      </w:r>
      <w:r w:rsidRPr="007E3431">
        <w:rPr>
          <w:rFonts w:asciiTheme="minorEastAsia" w:eastAsiaTheme="minorEastAsia" w:hAnsiTheme="minorEastAsia" w:cs="宋体" w:hint="eastAsia"/>
          <w:sz w:val="21"/>
          <w:szCs w:val="21"/>
        </w:rPr>
        <w:t>规则和</w:t>
      </w:r>
      <w:r w:rsidRPr="007E3431">
        <w:rPr>
          <w:rFonts w:asciiTheme="minorEastAsia" w:eastAsiaTheme="minorEastAsia" w:hAnsiTheme="minorEastAsia"/>
          <w:sz w:val="21"/>
          <w:szCs w:val="21"/>
        </w:rPr>
        <w:t>deny</w:t>
      </w:r>
      <w:r w:rsidRPr="007E3431">
        <w:rPr>
          <w:rFonts w:asciiTheme="minorEastAsia" w:eastAsiaTheme="minorEastAsia" w:hAnsiTheme="minorEastAsia" w:cs="宋体" w:hint="eastAsia"/>
          <w:sz w:val="21"/>
          <w:szCs w:val="21"/>
        </w:rPr>
        <w:t>规则之间的比较，以及</w:t>
      </w:r>
      <w:r w:rsidRPr="007E3431">
        <w:rPr>
          <w:rFonts w:asciiTheme="minorEastAsia" w:eastAsiaTheme="minorEastAsia" w:hAnsiTheme="minorEastAsia"/>
          <w:sz w:val="21"/>
          <w:szCs w:val="21"/>
        </w:rPr>
        <w:t>deny</w:t>
      </w:r>
      <w:r w:rsidRPr="007E3431">
        <w:rPr>
          <w:rFonts w:asciiTheme="minorEastAsia" w:eastAsiaTheme="minorEastAsia" w:hAnsiTheme="minorEastAsia" w:cs="宋体" w:hint="eastAsia"/>
          <w:sz w:val="21"/>
          <w:szCs w:val="21"/>
        </w:rPr>
        <w:t>规则和</w:t>
      </w:r>
      <w:r w:rsidRPr="007E3431">
        <w:rPr>
          <w:rFonts w:asciiTheme="minorEastAsia" w:eastAsiaTheme="minorEastAsia" w:hAnsiTheme="minorEastAsia"/>
          <w:sz w:val="21"/>
          <w:szCs w:val="21"/>
        </w:rPr>
        <w:t>deny</w:t>
      </w:r>
      <w:r w:rsidRPr="007E3431">
        <w:rPr>
          <w:rFonts w:asciiTheme="minorEastAsia" w:eastAsiaTheme="minorEastAsia" w:hAnsiTheme="minorEastAsia" w:cs="宋体" w:hint="eastAsia"/>
          <w:sz w:val="21"/>
          <w:szCs w:val="21"/>
        </w:rPr>
        <w:t>规则间的比较，判断</w:t>
      </w:r>
      <w:r w:rsidRPr="007E3431">
        <w:rPr>
          <w:rFonts w:asciiTheme="minorEastAsia" w:eastAsiaTheme="minorEastAsia" w:hAnsiTheme="minorEastAsia"/>
          <w:sz w:val="21"/>
          <w:szCs w:val="21"/>
        </w:rPr>
        <w:t>allow</w:t>
      </w:r>
      <w:r w:rsidRPr="007E3431">
        <w:rPr>
          <w:rFonts w:asciiTheme="minorEastAsia" w:eastAsiaTheme="minorEastAsia" w:hAnsiTheme="minorEastAsia" w:cs="宋体" w:hint="eastAsia"/>
          <w:sz w:val="21"/>
          <w:szCs w:val="21"/>
        </w:rPr>
        <w:t>规则和</w:t>
      </w:r>
      <w:r w:rsidRPr="007E3431">
        <w:rPr>
          <w:rFonts w:asciiTheme="minorEastAsia" w:eastAsiaTheme="minorEastAsia" w:hAnsiTheme="minorEastAsia"/>
          <w:sz w:val="21"/>
          <w:szCs w:val="21"/>
        </w:rPr>
        <w:t>deny</w:t>
      </w:r>
      <w:r w:rsidRPr="007E3431">
        <w:rPr>
          <w:rFonts w:asciiTheme="minorEastAsia" w:eastAsiaTheme="minorEastAsia" w:hAnsiTheme="minorEastAsia" w:cs="宋体" w:hint="eastAsia"/>
          <w:sz w:val="21"/>
          <w:szCs w:val="21"/>
        </w:rPr>
        <w:t>规则时，如果</w:t>
      </w:r>
      <w:r w:rsidRPr="007E3431">
        <w:rPr>
          <w:rFonts w:asciiTheme="minorEastAsia" w:eastAsiaTheme="minorEastAsia" w:hAnsiTheme="minorEastAsia"/>
          <w:sz w:val="21"/>
          <w:szCs w:val="21"/>
        </w:rPr>
        <w:t>allow</w:t>
      </w:r>
      <w:r w:rsidRPr="007E3431">
        <w:rPr>
          <w:rFonts w:asciiTheme="minorEastAsia" w:eastAsiaTheme="minorEastAsia" w:hAnsiTheme="minorEastAsia" w:cs="宋体" w:hint="eastAsia"/>
          <w:sz w:val="21"/>
          <w:szCs w:val="21"/>
        </w:rPr>
        <w:t>规则的优先级大于</w:t>
      </w:r>
      <w:r w:rsidRPr="007E3431">
        <w:rPr>
          <w:rFonts w:asciiTheme="minorEastAsia" w:eastAsiaTheme="minorEastAsia" w:hAnsiTheme="minorEastAsia"/>
          <w:sz w:val="21"/>
          <w:szCs w:val="21"/>
        </w:rPr>
        <w:t>deny</w:t>
      </w:r>
      <w:r w:rsidRPr="007E3431">
        <w:rPr>
          <w:rFonts w:asciiTheme="minorEastAsia" w:eastAsiaTheme="minorEastAsia" w:hAnsiTheme="minorEastAsia" w:cs="宋体" w:hint="eastAsia"/>
          <w:sz w:val="21"/>
          <w:szCs w:val="21"/>
        </w:rPr>
        <w:t>规则的优先级，把两条规则作交运算；如果存在交集，执行</w:t>
      </w:r>
      <w:r w:rsidRPr="007E3431">
        <w:rPr>
          <w:rFonts w:asciiTheme="minorEastAsia" w:eastAsiaTheme="minorEastAsia" w:hAnsiTheme="minorEastAsia"/>
          <w:sz w:val="21"/>
          <w:szCs w:val="21"/>
        </w:rPr>
        <w:t>deny</w:t>
      </w:r>
      <w:r w:rsidRPr="007E3431">
        <w:rPr>
          <w:rFonts w:asciiTheme="minorEastAsia" w:eastAsiaTheme="minorEastAsia" w:hAnsiTheme="minorEastAsia" w:cs="宋体" w:hint="eastAsia"/>
          <w:sz w:val="21"/>
          <w:szCs w:val="21"/>
        </w:rPr>
        <w:t>规则时就要减掉交集部分；如果都是</w:t>
      </w:r>
      <w:r w:rsidRPr="007E3431">
        <w:rPr>
          <w:rFonts w:asciiTheme="minorEastAsia" w:eastAsiaTheme="minorEastAsia" w:hAnsiTheme="minorEastAsia"/>
          <w:sz w:val="21"/>
          <w:szCs w:val="21"/>
        </w:rPr>
        <w:t>deny</w:t>
      </w:r>
      <w:r w:rsidRPr="007E3431">
        <w:rPr>
          <w:rFonts w:asciiTheme="minorEastAsia" w:eastAsiaTheme="minorEastAsia" w:hAnsiTheme="minorEastAsia" w:cs="宋体" w:hint="eastAsia"/>
          <w:sz w:val="21"/>
          <w:szCs w:val="21"/>
        </w:rPr>
        <w:t>规则，存在交集时，优先级别低的源地址范围在执行时要减去交集部分的源地址，最后得到有效的</w:t>
      </w:r>
      <w:r w:rsidRPr="007E3431">
        <w:rPr>
          <w:rFonts w:asciiTheme="minorEastAsia" w:eastAsiaTheme="minorEastAsia" w:hAnsiTheme="minorEastAsia"/>
          <w:sz w:val="21"/>
          <w:szCs w:val="21"/>
        </w:rPr>
        <w:t>deny</w:t>
      </w:r>
      <w:r w:rsidRPr="007E3431">
        <w:rPr>
          <w:rFonts w:asciiTheme="minorEastAsia" w:eastAsiaTheme="minorEastAsia" w:hAnsiTheme="minorEastAsia" w:cs="宋体" w:hint="eastAsia"/>
          <w:sz w:val="21"/>
          <w:szCs w:val="21"/>
        </w:rPr>
        <w:t>规则集合。</w:t>
      </w:r>
    </w:p>
    <w:p w:rsidR="00A16001" w:rsidRDefault="00A16001" w:rsidP="001D5B4A">
      <w:pPr>
        <w:pStyle w:val="a6"/>
        <w:numPr>
          <w:ilvl w:val="0"/>
          <w:numId w:val="4"/>
        </w:numPr>
        <w:spacing w:line="360" w:lineRule="auto"/>
        <w:outlineLvl w:val="2"/>
        <w:rPr>
          <w:rFonts w:ascii="华文黑体" w:eastAsia="华文黑体"/>
          <w:sz w:val="24"/>
          <w:szCs w:val="24"/>
        </w:rPr>
      </w:pPr>
      <w:bookmarkStart w:id="338" w:name="_Toc395539991"/>
      <w:bookmarkStart w:id="339" w:name="_Toc395797732"/>
      <w:r w:rsidRPr="00A16001">
        <w:rPr>
          <w:rFonts w:ascii="华文黑体" w:eastAsia="华文黑体" w:hint="eastAsia"/>
          <w:sz w:val="24"/>
          <w:szCs w:val="24"/>
        </w:rPr>
        <w:t>FlowPath动态获取的实现</w:t>
      </w:r>
      <w:bookmarkEnd w:id="338"/>
      <w:bookmarkEnd w:id="339"/>
    </w:p>
    <w:p w:rsidR="006E3709" w:rsidRPr="00885476" w:rsidRDefault="00012337" w:rsidP="003B16C0">
      <w:pPr>
        <w:pStyle w:val="a6"/>
        <w:spacing w:line="360" w:lineRule="auto"/>
        <w:ind w:firstLineChars="200"/>
        <w:rPr>
          <w:rFonts w:asciiTheme="minorEastAsia" w:eastAsiaTheme="minorEastAsia" w:hAnsiTheme="minorEastAsia"/>
          <w:sz w:val="21"/>
          <w:szCs w:val="21"/>
        </w:rPr>
      </w:pPr>
      <w:r w:rsidRPr="00885476">
        <w:rPr>
          <w:rFonts w:asciiTheme="minorEastAsia" w:eastAsiaTheme="minorEastAsia" w:hAnsiTheme="minorEastAsia" w:hint="eastAsia"/>
          <w:sz w:val="21"/>
          <w:szCs w:val="21"/>
        </w:rPr>
        <w:t>该模块探测网络中的主机是否连</w:t>
      </w:r>
      <w:r w:rsidR="006E3709" w:rsidRPr="00885476">
        <w:rPr>
          <w:rFonts w:asciiTheme="minorEastAsia" w:eastAsiaTheme="minorEastAsia" w:hAnsiTheme="minorEastAsia" w:hint="eastAsia"/>
          <w:sz w:val="21"/>
          <w:szCs w:val="21"/>
        </w:rPr>
        <w:t>通</w:t>
      </w:r>
      <w:r w:rsidRPr="00885476">
        <w:rPr>
          <w:rFonts w:asciiTheme="minorEastAsia" w:eastAsiaTheme="minorEastAsia" w:hAnsiTheme="minorEastAsia" w:hint="eastAsia"/>
          <w:sz w:val="21"/>
          <w:szCs w:val="21"/>
        </w:rPr>
        <w:t>，并返回所有的连通的路径，以</w:t>
      </w:r>
      <w:proofErr w:type="gramStart"/>
      <w:r w:rsidRPr="00885476">
        <w:rPr>
          <w:rFonts w:asciiTheme="minorEastAsia" w:eastAsiaTheme="minorEastAsia" w:hAnsiTheme="minorEastAsia" w:hint="eastAsia"/>
          <w:sz w:val="21"/>
          <w:szCs w:val="21"/>
        </w:rPr>
        <w:t>供冲突</w:t>
      </w:r>
      <w:proofErr w:type="gramEnd"/>
      <w:r w:rsidRPr="00885476">
        <w:rPr>
          <w:rFonts w:asciiTheme="minorEastAsia" w:eastAsiaTheme="minorEastAsia" w:hAnsiTheme="minorEastAsia" w:hint="eastAsia"/>
          <w:sz w:val="21"/>
          <w:szCs w:val="21"/>
        </w:rPr>
        <w:t>检测只用。系统对网络中的每一台主机检测与该主机链接的交换机，用源主机的</w:t>
      </w:r>
      <w:r w:rsidR="00865E98">
        <w:rPr>
          <w:rFonts w:asciiTheme="minorEastAsia" w:eastAsiaTheme="minorEastAsia" w:hAnsiTheme="minorEastAsia" w:hint="eastAsia"/>
          <w:sz w:val="21"/>
          <w:szCs w:val="21"/>
        </w:rPr>
        <w:t>IP</w:t>
      </w:r>
      <w:r w:rsidRPr="00885476">
        <w:rPr>
          <w:rFonts w:asciiTheme="minorEastAsia" w:eastAsiaTheme="minorEastAsia" w:hAnsiTheme="minorEastAsia" w:hint="eastAsia"/>
          <w:sz w:val="21"/>
          <w:szCs w:val="21"/>
        </w:rPr>
        <w:t>地址匹配交换机中的流表项的源地址，</w:t>
      </w:r>
      <w:proofErr w:type="gramStart"/>
      <w:r w:rsidRPr="00885476">
        <w:rPr>
          <w:rFonts w:asciiTheme="minorEastAsia" w:eastAsiaTheme="minorEastAsia" w:hAnsiTheme="minorEastAsia" w:hint="eastAsia"/>
          <w:sz w:val="21"/>
          <w:szCs w:val="21"/>
        </w:rPr>
        <w:t>若相同</w:t>
      </w:r>
      <w:proofErr w:type="gramEnd"/>
      <w:r w:rsidRPr="00885476">
        <w:rPr>
          <w:rFonts w:asciiTheme="minorEastAsia" w:eastAsiaTheme="minorEastAsia" w:hAnsiTheme="minorEastAsia" w:hint="eastAsia"/>
          <w:sz w:val="21"/>
          <w:szCs w:val="21"/>
        </w:rPr>
        <w:t>根据流表中的Action跳到下一个交换机中，重复此过程直至到达网络中的某一台主机。若交换机中不存在匹配的流表项或找不到主机，说明此路不通，继续探测下一条路径。当对网络中的每一台主机都进行了该过程以后，获得所有的FlowPath。</w:t>
      </w:r>
    </w:p>
    <w:p w:rsidR="006E3709" w:rsidRDefault="00885476" w:rsidP="001D5B4A">
      <w:pPr>
        <w:pStyle w:val="a6"/>
        <w:numPr>
          <w:ilvl w:val="0"/>
          <w:numId w:val="4"/>
        </w:numPr>
        <w:spacing w:line="360" w:lineRule="auto"/>
        <w:outlineLvl w:val="2"/>
        <w:rPr>
          <w:rFonts w:ascii="华文黑体" w:eastAsia="华文黑体"/>
          <w:sz w:val="24"/>
          <w:szCs w:val="24"/>
        </w:rPr>
      </w:pPr>
      <w:bookmarkStart w:id="340" w:name="_Toc395539992"/>
      <w:bookmarkStart w:id="341" w:name="_Toc395797733"/>
      <w:r>
        <w:rPr>
          <w:rFonts w:ascii="华文黑体" w:eastAsia="华文黑体" w:hint="eastAsia"/>
          <w:sz w:val="24"/>
          <w:szCs w:val="24"/>
        </w:rPr>
        <w:t>冲突检测的实现</w:t>
      </w:r>
      <w:bookmarkEnd w:id="340"/>
      <w:bookmarkEnd w:id="341"/>
    </w:p>
    <w:p w:rsidR="00CE4CAC" w:rsidRPr="00CE4CAC" w:rsidRDefault="00CE4CAC" w:rsidP="003B16C0">
      <w:pPr>
        <w:pStyle w:val="a6"/>
        <w:spacing w:line="360" w:lineRule="auto"/>
        <w:ind w:firstLineChars="200"/>
      </w:pPr>
      <w:r w:rsidRPr="003B16C0">
        <w:rPr>
          <w:rFonts w:asciiTheme="minorEastAsia" w:eastAsiaTheme="minorEastAsia" w:hAnsiTheme="minorEastAsia" w:cs="宋体" w:hint="eastAsia"/>
          <w:sz w:val="21"/>
          <w:szCs w:val="21"/>
        </w:rPr>
        <w:lastRenderedPageBreak/>
        <w:t>添加防火墙规则时，首先要计算有效的</w:t>
      </w:r>
      <w:r w:rsidRPr="00CE4CAC">
        <w:rPr>
          <w:szCs w:val="21"/>
        </w:rPr>
        <w:t>deny</w:t>
      </w:r>
      <w:r w:rsidRPr="003B16C0">
        <w:rPr>
          <w:rFonts w:asciiTheme="minorEastAsia" w:eastAsiaTheme="minorEastAsia" w:hAnsiTheme="minorEastAsia" w:cs="宋体" w:hint="eastAsia"/>
          <w:sz w:val="21"/>
          <w:szCs w:val="21"/>
        </w:rPr>
        <w:t>规则。针对需要检测的</w:t>
      </w:r>
      <w:r w:rsidRPr="00CE4CAC">
        <w:rPr>
          <w:szCs w:val="21"/>
        </w:rPr>
        <w:t>DENY</w:t>
      </w:r>
      <w:r w:rsidRPr="003B16C0">
        <w:rPr>
          <w:rFonts w:asciiTheme="minorEastAsia" w:eastAsiaTheme="minorEastAsia" w:hAnsiTheme="minorEastAsia" w:cs="宋体" w:hint="eastAsia"/>
          <w:sz w:val="21"/>
          <w:szCs w:val="21"/>
        </w:rPr>
        <w:t>规则，首先得到</w:t>
      </w:r>
      <w:r w:rsidRPr="00CE4CAC">
        <w:rPr>
          <w:szCs w:val="21"/>
        </w:rPr>
        <w:t>deny</w:t>
      </w:r>
      <w:r w:rsidRPr="003B16C0">
        <w:rPr>
          <w:rFonts w:asciiTheme="minorEastAsia" w:eastAsiaTheme="minorEastAsia" w:hAnsiTheme="minorEastAsia" w:cs="宋体" w:hint="eastAsia"/>
          <w:sz w:val="21"/>
          <w:szCs w:val="21"/>
        </w:rPr>
        <w:t>规则的源地址和目的地址，然后使用</w:t>
      </w:r>
      <w:r w:rsidR="00865E98">
        <w:rPr>
          <w:szCs w:val="21"/>
        </w:rPr>
        <w:t>FlowPath</w:t>
      </w:r>
      <w:r w:rsidRPr="003B16C0">
        <w:rPr>
          <w:rFonts w:asciiTheme="minorEastAsia" w:eastAsiaTheme="minorEastAsia" w:hAnsiTheme="minorEastAsia" w:cs="宋体" w:hint="eastAsia"/>
          <w:sz w:val="21"/>
          <w:szCs w:val="21"/>
        </w:rPr>
        <w:t>探测算法获得满足该规则的</w:t>
      </w:r>
      <w:r w:rsidRPr="00CE4CAC">
        <w:rPr>
          <w:szCs w:val="21"/>
        </w:rPr>
        <w:t>Shifted-flowpath</w:t>
      </w:r>
      <w:r w:rsidRPr="003B16C0">
        <w:rPr>
          <w:rFonts w:asciiTheme="minorEastAsia" w:eastAsiaTheme="minorEastAsia" w:hAnsiTheme="minorEastAsia" w:cs="宋体" w:hint="eastAsia"/>
          <w:sz w:val="21"/>
          <w:szCs w:val="21"/>
        </w:rPr>
        <w:t>。将</w:t>
      </w:r>
      <w:r w:rsidRPr="00CE4CAC">
        <w:rPr>
          <w:szCs w:val="21"/>
        </w:rPr>
        <w:t>shifted- flowpath</w:t>
      </w:r>
      <w:r w:rsidRPr="003B16C0">
        <w:rPr>
          <w:rFonts w:asciiTheme="minorEastAsia" w:eastAsiaTheme="minorEastAsia" w:hAnsiTheme="minorEastAsia" w:cs="宋体" w:hint="eastAsia"/>
          <w:sz w:val="21"/>
          <w:szCs w:val="21"/>
        </w:rPr>
        <w:t>的源地址、目的地址与含有</w:t>
      </w:r>
      <w:r w:rsidRPr="00CE4CAC">
        <w:rPr>
          <w:szCs w:val="21"/>
        </w:rPr>
        <w:t>“deny”</w:t>
      </w:r>
      <w:r w:rsidRPr="003B16C0">
        <w:rPr>
          <w:rFonts w:asciiTheme="minorEastAsia" w:eastAsiaTheme="minorEastAsia" w:hAnsiTheme="minorEastAsia" w:cs="宋体" w:hint="eastAsia"/>
          <w:sz w:val="21"/>
          <w:szCs w:val="21"/>
        </w:rPr>
        <w:t>的防火墙规则的源地址和目的地址进行匹配，匹配成功则说明出现冲突。</w:t>
      </w:r>
      <w:r w:rsidR="00475907">
        <w:pict>
          <v:rect id="_x0000_s1026" style="position:absolute;left:0;text-align:left;margin-left:303.9pt;margin-top:238.55pt;width:17.45pt;height:23.8pt;z-index:251660288;mso-position-horizontal-relative:text;mso-position-vertical-relative:text" o:preferrelative="t" strokecolor="white">
            <v:stroke miterlimit="2"/>
            <v:textbox style="mso-next-textbox:#_x0000_s1026">
              <w:txbxContent>
                <w:p w:rsidR="006F501C" w:rsidRDefault="006F501C" w:rsidP="00CE4CAC">
                  <w:pPr>
                    <w:rPr>
                      <w:sz w:val="15"/>
                      <w:szCs w:val="15"/>
                    </w:rPr>
                  </w:pPr>
                  <w:proofErr w:type="gramStart"/>
                  <w:r>
                    <w:rPr>
                      <w:rFonts w:hint="eastAsia"/>
                      <w:sz w:val="15"/>
                      <w:szCs w:val="15"/>
                    </w:rPr>
                    <w:t>否</w:t>
                  </w:r>
                  <w:proofErr w:type="gramEnd"/>
                </w:p>
              </w:txbxContent>
            </v:textbox>
          </v:rect>
        </w:pict>
      </w:r>
    </w:p>
    <w:p w:rsidR="00CE4CAC" w:rsidRPr="00CE4CAC" w:rsidRDefault="00CE4CAC" w:rsidP="003B16C0">
      <w:pPr>
        <w:pStyle w:val="a6"/>
        <w:spacing w:line="360" w:lineRule="auto"/>
        <w:ind w:firstLineChars="200"/>
      </w:pPr>
      <w:r w:rsidRPr="003B16C0">
        <w:rPr>
          <w:rFonts w:asciiTheme="minorEastAsia" w:eastAsiaTheme="minorEastAsia" w:hAnsiTheme="minorEastAsia" w:cs="宋体" w:hint="eastAsia"/>
          <w:sz w:val="21"/>
          <w:szCs w:val="21"/>
        </w:rPr>
        <w:t>当添加流表项时，可能引起</w:t>
      </w:r>
      <w:r w:rsidRPr="00CE4CAC">
        <w:t>shifted flowpath</w:t>
      </w:r>
      <w:r w:rsidRPr="003B16C0">
        <w:rPr>
          <w:rFonts w:asciiTheme="minorEastAsia" w:eastAsiaTheme="minorEastAsia" w:hAnsiTheme="minorEastAsia" w:cs="宋体" w:hint="eastAsia"/>
          <w:sz w:val="21"/>
          <w:szCs w:val="21"/>
        </w:rPr>
        <w:t>的变化，如果</w:t>
      </w:r>
      <w:r w:rsidRPr="00CE4CAC">
        <w:t>shifted flowpath</w:t>
      </w:r>
      <w:r w:rsidRPr="003B16C0">
        <w:rPr>
          <w:rFonts w:asciiTheme="minorEastAsia" w:eastAsiaTheme="minorEastAsia" w:hAnsiTheme="minorEastAsia" w:cs="宋体" w:hint="eastAsia"/>
          <w:sz w:val="21"/>
          <w:szCs w:val="21"/>
        </w:rPr>
        <w:t>发生变化，把改变后的</w:t>
      </w:r>
      <w:r w:rsidRPr="00CE4CAC">
        <w:t xml:space="preserve">shifted </w:t>
      </w:r>
      <w:proofErr w:type="spellStart"/>
      <w:r w:rsidRPr="00CE4CAC">
        <w:t>flowpath</w:t>
      </w:r>
      <w:proofErr w:type="spellEnd"/>
      <w:r w:rsidRPr="003B16C0">
        <w:rPr>
          <w:rFonts w:asciiTheme="minorEastAsia" w:eastAsiaTheme="minorEastAsia" w:hAnsiTheme="minorEastAsia" w:cs="宋体" w:hint="eastAsia"/>
          <w:sz w:val="21"/>
          <w:szCs w:val="21"/>
        </w:rPr>
        <w:t>的源地址和目的地址与防火墙规则的源地址和目的地址进行匹配，匹配成功则存在冲突，否则不存在冲突。</w:t>
      </w:r>
      <w:r w:rsidR="00583765">
        <w:rPr>
          <w:rFonts w:asciiTheme="minorEastAsia" w:eastAsiaTheme="minorEastAsia" w:hAnsiTheme="minorEastAsia" w:cs="宋体" w:hint="eastAsia"/>
          <w:sz w:val="21"/>
          <w:szCs w:val="21"/>
        </w:rPr>
        <w:t>匹配成功的路径成为冲突路径，它们是冲突解决的对象。</w:t>
      </w:r>
    </w:p>
    <w:p w:rsidR="00A16001" w:rsidRDefault="00CE4CAC" w:rsidP="001D5B4A">
      <w:pPr>
        <w:pStyle w:val="a6"/>
        <w:numPr>
          <w:ilvl w:val="0"/>
          <w:numId w:val="4"/>
        </w:numPr>
        <w:spacing w:line="360" w:lineRule="auto"/>
        <w:outlineLvl w:val="2"/>
        <w:rPr>
          <w:rFonts w:ascii="华文黑体" w:eastAsia="华文黑体"/>
          <w:sz w:val="24"/>
          <w:szCs w:val="24"/>
        </w:rPr>
      </w:pPr>
      <w:bookmarkStart w:id="342" w:name="_Toc395539993"/>
      <w:bookmarkStart w:id="343" w:name="_Toc395797734"/>
      <w:r>
        <w:rPr>
          <w:rFonts w:ascii="华文黑体" w:eastAsia="华文黑体" w:hint="eastAsia"/>
          <w:sz w:val="24"/>
          <w:szCs w:val="24"/>
        </w:rPr>
        <w:t>冲突解决的实现</w:t>
      </w:r>
      <w:bookmarkEnd w:id="342"/>
      <w:bookmarkEnd w:id="343"/>
    </w:p>
    <w:p w:rsidR="00CE4CAC" w:rsidRPr="007F185F" w:rsidRDefault="00D208A8" w:rsidP="007F185F">
      <w:pPr>
        <w:pStyle w:val="a6"/>
        <w:spacing w:line="360" w:lineRule="auto"/>
        <w:ind w:firstLineChars="200"/>
        <w:rPr>
          <w:rFonts w:asciiTheme="minorEastAsia" w:eastAsiaTheme="minorEastAsia" w:hAnsiTheme="minorEastAsia"/>
          <w:sz w:val="21"/>
          <w:szCs w:val="21"/>
        </w:rPr>
      </w:pPr>
      <w:r w:rsidRPr="007F185F">
        <w:rPr>
          <w:rFonts w:asciiTheme="minorEastAsia" w:eastAsiaTheme="minorEastAsia" w:hAnsiTheme="minorEastAsia" w:hint="eastAsia"/>
          <w:sz w:val="21"/>
          <w:szCs w:val="21"/>
        </w:rPr>
        <w:t>对于不同的冲突对象，冲突解决的方式也不同。根据防火墙规则的源地址和冲突路径的源地址的范围大小，具体分为以下两种：</w:t>
      </w:r>
    </w:p>
    <w:p w:rsidR="00D208A8" w:rsidRPr="007F185F" w:rsidRDefault="00D208A8" w:rsidP="007F185F">
      <w:pPr>
        <w:pStyle w:val="a6"/>
        <w:spacing w:line="360" w:lineRule="auto"/>
        <w:ind w:firstLineChars="200"/>
        <w:rPr>
          <w:rFonts w:asciiTheme="minorEastAsia" w:eastAsiaTheme="minorEastAsia" w:hAnsiTheme="minorEastAsia"/>
          <w:sz w:val="21"/>
          <w:szCs w:val="21"/>
        </w:rPr>
      </w:pPr>
      <w:r w:rsidRPr="007F185F">
        <w:rPr>
          <w:rFonts w:asciiTheme="minorEastAsia" w:eastAsiaTheme="minorEastAsia" w:hAnsiTheme="minorEastAsia" w:hint="eastAsia"/>
          <w:sz w:val="21"/>
          <w:szCs w:val="21"/>
        </w:rPr>
        <w:t>一是基于单个</w:t>
      </w:r>
      <w:r w:rsidR="00865E98">
        <w:rPr>
          <w:rFonts w:asciiTheme="minorEastAsia" w:eastAsiaTheme="minorEastAsia" w:hAnsiTheme="minorEastAsia" w:hint="eastAsia"/>
          <w:sz w:val="21"/>
          <w:szCs w:val="21"/>
        </w:rPr>
        <w:t>IP</w:t>
      </w:r>
      <w:r w:rsidRPr="007F185F">
        <w:rPr>
          <w:rFonts w:asciiTheme="minorEastAsia" w:eastAsiaTheme="minorEastAsia" w:hAnsiTheme="minorEastAsia" w:hint="eastAsia"/>
          <w:sz w:val="21"/>
          <w:szCs w:val="21"/>
        </w:rPr>
        <w:t>的冲突路径或防火墙规则源地址大于等于冲突路径</w:t>
      </w:r>
      <w:commentRangeStart w:id="344"/>
      <w:r w:rsidRPr="007F185F">
        <w:rPr>
          <w:rFonts w:asciiTheme="minorEastAsia" w:eastAsiaTheme="minorEastAsia" w:hAnsiTheme="minorEastAsia" w:hint="eastAsia"/>
          <w:sz w:val="21"/>
          <w:szCs w:val="21"/>
        </w:rPr>
        <w:t>源地址</w:t>
      </w:r>
      <w:commentRangeEnd w:id="344"/>
      <w:r w:rsidR="006F501C">
        <w:rPr>
          <w:rStyle w:val="af7"/>
          <w:rFonts w:eastAsia="宋体"/>
          <w:kern w:val="0"/>
        </w:rPr>
        <w:commentReference w:id="344"/>
      </w:r>
      <w:r w:rsidRPr="007F185F">
        <w:rPr>
          <w:rFonts w:asciiTheme="minorEastAsia" w:eastAsiaTheme="minorEastAsia" w:hAnsiTheme="minorEastAsia" w:hint="eastAsia"/>
          <w:sz w:val="21"/>
          <w:szCs w:val="21"/>
        </w:rPr>
        <w:t>。解决的办法是删除形成冲突路径的转发流表</w:t>
      </w:r>
      <w:r w:rsidR="007F185F">
        <w:rPr>
          <w:rFonts w:asciiTheme="minorEastAsia" w:eastAsiaTheme="minorEastAsia" w:hAnsiTheme="minorEastAsia" w:hint="eastAsia"/>
          <w:sz w:val="21"/>
          <w:szCs w:val="21"/>
        </w:rPr>
        <w:t>，网络中不存在该</w:t>
      </w:r>
      <w:proofErr w:type="spellStart"/>
      <w:r w:rsidR="007F185F">
        <w:rPr>
          <w:rFonts w:asciiTheme="minorEastAsia" w:eastAsiaTheme="minorEastAsia" w:hAnsiTheme="minorEastAsia" w:hint="eastAsia"/>
          <w:sz w:val="21"/>
          <w:szCs w:val="21"/>
        </w:rPr>
        <w:t>FlowPath</w:t>
      </w:r>
      <w:proofErr w:type="spellEnd"/>
      <w:r w:rsidR="007F185F">
        <w:rPr>
          <w:rFonts w:asciiTheme="minorEastAsia" w:eastAsiaTheme="minorEastAsia" w:hAnsiTheme="minorEastAsia" w:hint="eastAsia"/>
          <w:sz w:val="21"/>
          <w:szCs w:val="21"/>
        </w:rPr>
        <w:t>也就不会有冲突路径</w:t>
      </w:r>
      <w:r w:rsidRPr="007F185F">
        <w:rPr>
          <w:rFonts w:asciiTheme="minorEastAsia" w:eastAsiaTheme="minorEastAsia" w:hAnsiTheme="minorEastAsia" w:hint="eastAsia"/>
          <w:sz w:val="21"/>
          <w:szCs w:val="21"/>
        </w:rPr>
        <w:t>。</w:t>
      </w:r>
    </w:p>
    <w:p w:rsidR="00D208A8" w:rsidRPr="00D208A8" w:rsidRDefault="00D208A8" w:rsidP="007F185F">
      <w:pPr>
        <w:pStyle w:val="a6"/>
        <w:spacing w:line="360" w:lineRule="auto"/>
        <w:ind w:firstLineChars="200"/>
        <w:rPr>
          <w:rFonts w:ascii="华文黑体" w:eastAsia="华文黑体"/>
          <w:sz w:val="24"/>
          <w:szCs w:val="24"/>
        </w:rPr>
      </w:pPr>
      <w:r w:rsidRPr="007F185F">
        <w:rPr>
          <w:rFonts w:asciiTheme="minorEastAsia" w:eastAsiaTheme="minorEastAsia" w:hAnsiTheme="minorEastAsia" w:hint="eastAsia"/>
          <w:sz w:val="21"/>
          <w:szCs w:val="21"/>
        </w:rPr>
        <w:t>二是防火墙规则的源地址小于冲突路径的源地址。解决的办法是在冲突路径的首尾交换机插入阻断流表，分别阻断从源主机</w:t>
      </w:r>
      <w:r w:rsidR="007F185F" w:rsidRPr="007F185F">
        <w:rPr>
          <w:rFonts w:asciiTheme="minorEastAsia" w:eastAsiaTheme="minorEastAsia" w:hAnsiTheme="minorEastAsia" w:hint="eastAsia"/>
          <w:sz w:val="21"/>
          <w:szCs w:val="21"/>
        </w:rPr>
        <w:t>发出的违反防火墙规则的通信数据包，和</w:t>
      </w:r>
      <w:r w:rsidR="007F185F">
        <w:rPr>
          <w:rFonts w:asciiTheme="minorEastAsia" w:eastAsiaTheme="minorEastAsia" w:hAnsiTheme="minorEastAsia" w:hint="eastAsia"/>
          <w:sz w:val="21"/>
          <w:szCs w:val="21"/>
        </w:rPr>
        <w:t>将</w:t>
      </w:r>
      <w:r w:rsidR="007F185F" w:rsidRPr="007F185F">
        <w:rPr>
          <w:rFonts w:asciiTheme="minorEastAsia" w:eastAsiaTheme="minorEastAsia" w:hAnsiTheme="minorEastAsia" w:hint="eastAsia"/>
          <w:sz w:val="21"/>
          <w:szCs w:val="21"/>
        </w:rPr>
        <w:t>要进入目的主机的违反防火墙规则的通信数据包。</w:t>
      </w:r>
    </w:p>
    <w:p w:rsidR="00CE4CAC" w:rsidRDefault="007B3E44" w:rsidP="001D5B4A">
      <w:pPr>
        <w:pStyle w:val="a6"/>
        <w:numPr>
          <w:ilvl w:val="0"/>
          <w:numId w:val="1"/>
        </w:numPr>
        <w:spacing w:line="360" w:lineRule="auto"/>
        <w:outlineLvl w:val="0"/>
        <w:rPr>
          <w:rFonts w:ascii="华文黑体" w:eastAsia="华文黑体"/>
          <w:sz w:val="32"/>
          <w:szCs w:val="32"/>
        </w:rPr>
      </w:pPr>
      <w:bookmarkStart w:id="345" w:name="_Toc395539994"/>
      <w:bookmarkStart w:id="346" w:name="_Toc395797735"/>
      <w:commentRangeEnd w:id="333"/>
      <w:r>
        <w:rPr>
          <w:rStyle w:val="af7"/>
          <w:rFonts w:eastAsia="宋体"/>
          <w:kern w:val="0"/>
        </w:rPr>
        <w:commentReference w:id="333"/>
      </w:r>
      <w:commentRangeStart w:id="347"/>
      <w:r w:rsidR="00CE4CAC" w:rsidRPr="00CE4CAC">
        <w:rPr>
          <w:rFonts w:ascii="华文黑体" w:eastAsia="华文黑体" w:hint="eastAsia"/>
          <w:sz w:val="32"/>
          <w:szCs w:val="32"/>
        </w:rPr>
        <w:t>测试</w:t>
      </w:r>
      <w:commentRangeEnd w:id="347"/>
      <w:r w:rsidR="006F501C">
        <w:rPr>
          <w:rStyle w:val="af7"/>
          <w:rFonts w:eastAsia="宋体"/>
          <w:kern w:val="0"/>
        </w:rPr>
        <w:commentReference w:id="347"/>
      </w:r>
      <w:r w:rsidR="00CE4CAC" w:rsidRPr="00CE4CAC">
        <w:rPr>
          <w:rFonts w:ascii="华文黑体" w:eastAsia="华文黑体" w:hint="eastAsia"/>
          <w:sz w:val="32"/>
          <w:szCs w:val="32"/>
        </w:rPr>
        <w:t>时间地点及人员</w:t>
      </w:r>
      <w:bookmarkEnd w:id="345"/>
      <w:bookmarkEnd w:id="346"/>
    </w:p>
    <w:tbl>
      <w:tblPr>
        <w:tblW w:w="8585"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tblPr>
      <w:tblGrid>
        <w:gridCol w:w="2146"/>
        <w:gridCol w:w="1985"/>
        <w:gridCol w:w="2308"/>
        <w:gridCol w:w="2146"/>
      </w:tblGrid>
      <w:tr w:rsidR="00CE4CAC" w:rsidTr="00CE4CAC">
        <w:trPr>
          <w:trHeight w:val="373"/>
        </w:trPr>
        <w:tc>
          <w:tcPr>
            <w:tcW w:w="4131" w:type="dxa"/>
            <w:gridSpan w:val="2"/>
            <w:shd w:val="clear" w:color="auto" w:fill="CCCCCC"/>
            <w:vAlign w:val="center"/>
          </w:tcPr>
          <w:p w:rsidR="00CE4CAC" w:rsidRPr="00DD39F6" w:rsidRDefault="00CE4CAC" w:rsidP="0084018F">
            <w:pPr>
              <w:pStyle w:val="ad"/>
            </w:pPr>
            <w:r w:rsidRPr="00DD39F6">
              <w:rPr>
                <w:rFonts w:hint="eastAsia"/>
              </w:rPr>
              <w:t>测试时间</w:t>
            </w:r>
          </w:p>
        </w:tc>
        <w:tc>
          <w:tcPr>
            <w:tcW w:w="2308" w:type="dxa"/>
            <w:vMerge w:val="restart"/>
            <w:shd w:val="clear" w:color="auto" w:fill="CCCCCC"/>
            <w:vAlign w:val="center"/>
          </w:tcPr>
          <w:p w:rsidR="00CE4CAC" w:rsidRPr="00DD39F6" w:rsidRDefault="00CE4CAC" w:rsidP="0084018F">
            <w:pPr>
              <w:pStyle w:val="ad"/>
            </w:pPr>
            <w:r w:rsidRPr="00DD39F6">
              <w:rPr>
                <w:rFonts w:hint="eastAsia"/>
              </w:rPr>
              <w:t>测试人员</w:t>
            </w:r>
          </w:p>
        </w:tc>
        <w:tc>
          <w:tcPr>
            <w:tcW w:w="2146" w:type="dxa"/>
            <w:vMerge w:val="restart"/>
            <w:shd w:val="clear" w:color="auto" w:fill="CCCCCC"/>
            <w:vAlign w:val="center"/>
          </w:tcPr>
          <w:p w:rsidR="00CE4CAC" w:rsidRPr="00DD39F6" w:rsidRDefault="00CE4CAC" w:rsidP="0084018F">
            <w:pPr>
              <w:pStyle w:val="ad"/>
            </w:pPr>
            <w:r w:rsidRPr="00DD39F6">
              <w:rPr>
                <w:rFonts w:hint="eastAsia"/>
              </w:rPr>
              <w:t>测试地点</w:t>
            </w:r>
          </w:p>
        </w:tc>
      </w:tr>
      <w:tr w:rsidR="00CE4CAC" w:rsidTr="00CE4CAC">
        <w:trPr>
          <w:trHeight w:val="373"/>
        </w:trPr>
        <w:tc>
          <w:tcPr>
            <w:tcW w:w="2146" w:type="dxa"/>
            <w:shd w:val="clear" w:color="auto" w:fill="CCCCCC"/>
          </w:tcPr>
          <w:p w:rsidR="00CE4CAC" w:rsidRPr="00DD39F6" w:rsidRDefault="00CE4CAC" w:rsidP="0084018F">
            <w:pPr>
              <w:pStyle w:val="ad"/>
            </w:pPr>
            <w:r w:rsidRPr="00DD39F6">
              <w:rPr>
                <w:rFonts w:hint="eastAsia"/>
              </w:rPr>
              <w:t>起始时间</w:t>
            </w:r>
          </w:p>
        </w:tc>
        <w:tc>
          <w:tcPr>
            <w:tcW w:w="1985" w:type="dxa"/>
            <w:shd w:val="clear" w:color="auto" w:fill="CCCCCC"/>
          </w:tcPr>
          <w:p w:rsidR="00CE4CAC" w:rsidRPr="00DD39F6" w:rsidRDefault="00CE4CAC" w:rsidP="0084018F">
            <w:pPr>
              <w:pStyle w:val="ad"/>
            </w:pPr>
            <w:r w:rsidRPr="00DD39F6">
              <w:rPr>
                <w:rFonts w:hint="eastAsia"/>
              </w:rPr>
              <w:t>结束时间</w:t>
            </w:r>
          </w:p>
        </w:tc>
        <w:tc>
          <w:tcPr>
            <w:tcW w:w="2308" w:type="dxa"/>
            <w:vMerge/>
            <w:shd w:val="clear" w:color="auto" w:fill="CCCCCC"/>
          </w:tcPr>
          <w:p w:rsidR="00CE4CAC" w:rsidRDefault="00CE4CAC" w:rsidP="0084018F">
            <w:pPr>
              <w:pStyle w:val="ac"/>
              <w:keepNext/>
              <w:widowControl w:val="0"/>
              <w:autoSpaceDE w:val="0"/>
              <w:autoSpaceDN w:val="0"/>
              <w:adjustRightInd w:val="0"/>
              <w:spacing w:line="360" w:lineRule="auto"/>
            </w:pPr>
          </w:p>
        </w:tc>
        <w:tc>
          <w:tcPr>
            <w:tcW w:w="2146" w:type="dxa"/>
            <w:vMerge/>
            <w:shd w:val="clear" w:color="auto" w:fill="CCCCCC"/>
          </w:tcPr>
          <w:p w:rsidR="00CE4CAC" w:rsidRDefault="00CE4CAC" w:rsidP="0084018F">
            <w:pPr>
              <w:pStyle w:val="ac"/>
              <w:keepNext/>
              <w:widowControl w:val="0"/>
              <w:autoSpaceDE w:val="0"/>
              <w:autoSpaceDN w:val="0"/>
              <w:adjustRightInd w:val="0"/>
              <w:spacing w:line="360" w:lineRule="auto"/>
            </w:pPr>
          </w:p>
        </w:tc>
      </w:tr>
      <w:tr w:rsidR="00CE4CAC" w:rsidTr="00CE4CAC">
        <w:trPr>
          <w:trHeight w:val="373"/>
        </w:trPr>
        <w:tc>
          <w:tcPr>
            <w:tcW w:w="2146" w:type="dxa"/>
            <w:shd w:val="clear" w:color="auto" w:fill="auto"/>
          </w:tcPr>
          <w:p w:rsidR="00CE4CAC" w:rsidRPr="00A01AD1" w:rsidRDefault="00CE4CAC" w:rsidP="0084018F">
            <w:pPr>
              <w:pStyle w:val="ac"/>
              <w:widowControl w:val="0"/>
              <w:autoSpaceDE w:val="0"/>
              <w:autoSpaceDN w:val="0"/>
              <w:adjustRightInd w:val="0"/>
              <w:spacing w:line="360" w:lineRule="auto"/>
            </w:pPr>
          </w:p>
        </w:tc>
        <w:tc>
          <w:tcPr>
            <w:tcW w:w="1985" w:type="dxa"/>
            <w:shd w:val="clear" w:color="auto" w:fill="auto"/>
          </w:tcPr>
          <w:p w:rsidR="00CE4CAC" w:rsidRPr="00A01AD1" w:rsidRDefault="00CE4CAC" w:rsidP="0084018F">
            <w:pPr>
              <w:pStyle w:val="ac"/>
              <w:widowControl w:val="0"/>
              <w:autoSpaceDE w:val="0"/>
              <w:autoSpaceDN w:val="0"/>
              <w:adjustRightInd w:val="0"/>
              <w:spacing w:line="360" w:lineRule="auto"/>
            </w:pPr>
          </w:p>
        </w:tc>
        <w:tc>
          <w:tcPr>
            <w:tcW w:w="2308" w:type="dxa"/>
            <w:shd w:val="clear" w:color="auto" w:fill="auto"/>
          </w:tcPr>
          <w:p w:rsidR="00CE4CAC" w:rsidRDefault="00CE4CAC" w:rsidP="0084018F">
            <w:pPr>
              <w:pStyle w:val="ac"/>
              <w:widowControl w:val="0"/>
              <w:autoSpaceDE w:val="0"/>
              <w:autoSpaceDN w:val="0"/>
              <w:adjustRightInd w:val="0"/>
              <w:spacing w:line="360" w:lineRule="auto"/>
            </w:pPr>
          </w:p>
        </w:tc>
        <w:tc>
          <w:tcPr>
            <w:tcW w:w="2146" w:type="dxa"/>
            <w:shd w:val="clear" w:color="auto" w:fill="auto"/>
          </w:tcPr>
          <w:p w:rsidR="00CE4CAC" w:rsidRDefault="00CE4CAC" w:rsidP="0084018F">
            <w:pPr>
              <w:pStyle w:val="ac"/>
              <w:widowControl w:val="0"/>
              <w:autoSpaceDE w:val="0"/>
              <w:autoSpaceDN w:val="0"/>
              <w:adjustRightInd w:val="0"/>
              <w:spacing w:line="360" w:lineRule="auto"/>
            </w:pPr>
          </w:p>
        </w:tc>
      </w:tr>
      <w:tr w:rsidR="00843DFB" w:rsidTr="00CE4CAC">
        <w:trPr>
          <w:trHeight w:val="373"/>
        </w:trPr>
        <w:tc>
          <w:tcPr>
            <w:tcW w:w="2146" w:type="dxa"/>
            <w:shd w:val="clear" w:color="auto" w:fill="auto"/>
          </w:tcPr>
          <w:p w:rsidR="00843DFB" w:rsidRPr="00A01AD1" w:rsidRDefault="00843DFB" w:rsidP="0084018F">
            <w:pPr>
              <w:pStyle w:val="ac"/>
              <w:widowControl w:val="0"/>
              <w:autoSpaceDE w:val="0"/>
              <w:autoSpaceDN w:val="0"/>
              <w:adjustRightInd w:val="0"/>
              <w:spacing w:line="360" w:lineRule="auto"/>
            </w:pPr>
          </w:p>
        </w:tc>
        <w:tc>
          <w:tcPr>
            <w:tcW w:w="1985" w:type="dxa"/>
            <w:shd w:val="clear" w:color="auto" w:fill="auto"/>
          </w:tcPr>
          <w:p w:rsidR="00843DFB" w:rsidRPr="00A01AD1" w:rsidRDefault="00843DFB" w:rsidP="0084018F">
            <w:pPr>
              <w:pStyle w:val="ac"/>
              <w:widowControl w:val="0"/>
              <w:autoSpaceDE w:val="0"/>
              <w:autoSpaceDN w:val="0"/>
              <w:adjustRightInd w:val="0"/>
              <w:spacing w:line="360" w:lineRule="auto"/>
            </w:pPr>
          </w:p>
        </w:tc>
        <w:tc>
          <w:tcPr>
            <w:tcW w:w="2308" w:type="dxa"/>
            <w:shd w:val="clear" w:color="auto" w:fill="auto"/>
          </w:tcPr>
          <w:p w:rsidR="00843DFB" w:rsidRDefault="00843DFB" w:rsidP="0084018F">
            <w:pPr>
              <w:pStyle w:val="ac"/>
              <w:widowControl w:val="0"/>
              <w:autoSpaceDE w:val="0"/>
              <w:autoSpaceDN w:val="0"/>
              <w:adjustRightInd w:val="0"/>
              <w:spacing w:line="360" w:lineRule="auto"/>
            </w:pPr>
          </w:p>
        </w:tc>
        <w:tc>
          <w:tcPr>
            <w:tcW w:w="2146" w:type="dxa"/>
            <w:shd w:val="clear" w:color="auto" w:fill="auto"/>
          </w:tcPr>
          <w:p w:rsidR="00843DFB" w:rsidRDefault="00843DFB" w:rsidP="0084018F">
            <w:pPr>
              <w:pStyle w:val="ac"/>
              <w:widowControl w:val="0"/>
              <w:autoSpaceDE w:val="0"/>
              <w:autoSpaceDN w:val="0"/>
              <w:adjustRightInd w:val="0"/>
              <w:spacing w:line="360" w:lineRule="auto"/>
            </w:pPr>
          </w:p>
        </w:tc>
      </w:tr>
    </w:tbl>
    <w:p w:rsidR="00CE4CAC" w:rsidRDefault="00CE4CAC" w:rsidP="00843DFB">
      <w:pPr>
        <w:spacing w:line="360" w:lineRule="auto"/>
        <w:rPr>
          <w:rFonts w:ascii="华文黑体" w:eastAsia="华文黑体"/>
          <w:sz w:val="32"/>
          <w:szCs w:val="32"/>
        </w:rPr>
      </w:pPr>
    </w:p>
    <w:p w:rsidR="00843DFB" w:rsidRDefault="00991D87" w:rsidP="001D5B4A">
      <w:pPr>
        <w:pStyle w:val="a6"/>
        <w:numPr>
          <w:ilvl w:val="0"/>
          <w:numId w:val="5"/>
        </w:numPr>
        <w:spacing w:line="360" w:lineRule="auto"/>
        <w:outlineLvl w:val="0"/>
        <w:rPr>
          <w:rFonts w:ascii="华文黑体" w:eastAsia="华文黑体"/>
          <w:sz w:val="32"/>
          <w:szCs w:val="32"/>
        </w:rPr>
      </w:pPr>
      <w:bookmarkStart w:id="348" w:name="_Toc395539995"/>
      <w:bookmarkStart w:id="349" w:name="_Toc395797736"/>
      <w:commentRangeStart w:id="350"/>
      <w:r>
        <w:rPr>
          <w:rFonts w:ascii="华文黑体" w:eastAsia="华文黑体" w:hint="eastAsia"/>
          <w:sz w:val="32"/>
          <w:szCs w:val="32"/>
        </w:rPr>
        <w:t>环境描述</w:t>
      </w:r>
      <w:bookmarkEnd w:id="348"/>
      <w:bookmarkEnd w:id="349"/>
      <w:commentRangeEnd w:id="350"/>
      <w:r w:rsidR="007B3E44">
        <w:rPr>
          <w:rStyle w:val="af7"/>
          <w:rFonts w:eastAsia="宋体"/>
          <w:kern w:val="0"/>
        </w:rPr>
        <w:commentReference w:id="350"/>
      </w:r>
    </w:p>
    <w:p w:rsidR="00062979" w:rsidRPr="00062979" w:rsidRDefault="00062979" w:rsidP="00062979">
      <w:pPr>
        <w:spacing w:line="360" w:lineRule="auto"/>
        <w:ind w:firstLineChars="200" w:firstLine="420"/>
        <w:jc w:val="both"/>
        <w:rPr>
          <w:rFonts w:asciiTheme="minorEastAsia" w:eastAsiaTheme="minorEastAsia" w:hAnsiTheme="minorEastAsia"/>
          <w:sz w:val="21"/>
          <w:szCs w:val="21"/>
        </w:rPr>
      </w:pPr>
      <w:bookmarkStart w:id="351" w:name="_Toc395540000"/>
      <w:commentRangeStart w:id="352"/>
      <w:del w:id="353" w:author="Windows 用户" w:date="2014-08-18T17:55:00Z">
        <w:r w:rsidRPr="00062979" w:rsidDel="006F501C">
          <w:rPr>
            <w:rFonts w:asciiTheme="minorEastAsia" w:eastAsiaTheme="minorEastAsia" w:hAnsiTheme="minorEastAsia" w:cs="宋体" w:hint="eastAsia"/>
            <w:sz w:val="21"/>
            <w:szCs w:val="21"/>
          </w:rPr>
          <w:delText>运行</w:delText>
        </w:r>
      </w:del>
      <w:r w:rsidRPr="00062979">
        <w:rPr>
          <w:rFonts w:asciiTheme="minorEastAsia" w:eastAsiaTheme="minorEastAsia" w:hAnsiTheme="minorEastAsia"/>
          <w:sz w:val="21"/>
          <w:szCs w:val="21"/>
        </w:rPr>
        <w:t>Floodlight</w:t>
      </w:r>
      <w:r w:rsidRPr="00062979">
        <w:rPr>
          <w:rFonts w:asciiTheme="minorEastAsia" w:eastAsiaTheme="minorEastAsia" w:hAnsiTheme="minorEastAsia" w:cs="宋体" w:hint="eastAsia"/>
          <w:sz w:val="21"/>
          <w:szCs w:val="21"/>
        </w:rPr>
        <w:t>控制器</w:t>
      </w:r>
      <w:ins w:id="354" w:author="Windows 用户" w:date="2014-08-18T17:55:00Z">
        <w:r w:rsidR="006F501C">
          <w:rPr>
            <w:rFonts w:asciiTheme="minorEastAsia" w:eastAsiaTheme="minorEastAsia" w:hAnsiTheme="minorEastAsia" w:cs="宋体" w:hint="eastAsia"/>
            <w:sz w:val="21"/>
            <w:szCs w:val="21"/>
          </w:rPr>
          <w:t>运行环境</w:t>
        </w:r>
      </w:ins>
      <w:del w:id="355" w:author="Windows 用户" w:date="2014-08-18T17:55:00Z">
        <w:r w:rsidRPr="00062979" w:rsidDel="006F501C">
          <w:rPr>
            <w:rFonts w:asciiTheme="minorEastAsia" w:eastAsiaTheme="minorEastAsia" w:hAnsiTheme="minorEastAsia" w:cs="宋体" w:hint="eastAsia"/>
            <w:sz w:val="21"/>
            <w:szCs w:val="21"/>
          </w:rPr>
          <w:delText>的系统</w:delText>
        </w:r>
      </w:del>
      <w:r w:rsidRPr="00062979">
        <w:rPr>
          <w:rFonts w:asciiTheme="minorEastAsia" w:eastAsiaTheme="minorEastAsia" w:hAnsiTheme="minorEastAsia" w:cs="宋体" w:hint="eastAsia"/>
          <w:sz w:val="21"/>
          <w:szCs w:val="21"/>
        </w:rPr>
        <w:t>：</w:t>
      </w:r>
      <w:r w:rsidRPr="00062979">
        <w:rPr>
          <w:rFonts w:asciiTheme="minorEastAsia" w:eastAsiaTheme="minorEastAsia" w:hAnsiTheme="minorEastAsia"/>
          <w:sz w:val="21"/>
          <w:szCs w:val="21"/>
        </w:rPr>
        <w:t>Ubuntu 12.04 LTS 32bit</w:t>
      </w:r>
      <w:r w:rsidRPr="00062979">
        <w:rPr>
          <w:rFonts w:asciiTheme="minorEastAsia" w:eastAsiaTheme="minorEastAsia" w:hAnsiTheme="minorEastAsia" w:cs="宋体" w:hint="eastAsia"/>
          <w:sz w:val="21"/>
          <w:szCs w:val="21"/>
        </w:rPr>
        <w:t>，</w:t>
      </w:r>
      <w:r w:rsidRPr="00062979">
        <w:rPr>
          <w:rFonts w:asciiTheme="minorEastAsia" w:eastAsiaTheme="minorEastAsia" w:hAnsiTheme="minorEastAsia"/>
          <w:sz w:val="21"/>
          <w:szCs w:val="21"/>
        </w:rPr>
        <w:t>Intel CORE i5</w:t>
      </w:r>
      <w:r w:rsidRPr="00062979">
        <w:rPr>
          <w:rFonts w:asciiTheme="minorEastAsia" w:eastAsiaTheme="minorEastAsia" w:hAnsiTheme="minorEastAsia" w:cs="宋体" w:hint="eastAsia"/>
          <w:sz w:val="21"/>
          <w:szCs w:val="21"/>
        </w:rPr>
        <w:t>，</w:t>
      </w:r>
      <w:r w:rsidRPr="00062979">
        <w:rPr>
          <w:rFonts w:asciiTheme="minorEastAsia" w:eastAsiaTheme="minorEastAsia" w:hAnsiTheme="minorEastAsia"/>
          <w:sz w:val="21"/>
          <w:szCs w:val="21"/>
        </w:rPr>
        <w:t>4GB ddr3 memory</w:t>
      </w:r>
    </w:p>
    <w:p w:rsidR="00062979" w:rsidRPr="00062979" w:rsidRDefault="00062979" w:rsidP="00062979">
      <w:pPr>
        <w:spacing w:line="360" w:lineRule="auto"/>
        <w:ind w:firstLineChars="200" w:firstLine="420"/>
        <w:jc w:val="both"/>
        <w:rPr>
          <w:rFonts w:asciiTheme="minorEastAsia" w:eastAsiaTheme="minorEastAsia" w:hAnsiTheme="minorEastAsia"/>
          <w:sz w:val="21"/>
          <w:szCs w:val="21"/>
        </w:rPr>
      </w:pPr>
      <w:r w:rsidRPr="00062979">
        <w:rPr>
          <w:rFonts w:asciiTheme="minorEastAsia" w:eastAsiaTheme="minorEastAsia" w:hAnsiTheme="minorEastAsia"/>
          <w:sz w:val="21"/>
          <w:szCs w:val="21"/>
        </w:rPr>
        <w:t xml:space="preserve">Floodlight </w:t>
      </w:r>
      <w:r w:rsidRPr="00062979">
        <w:rPr>
          <w:rFonts w:asciiTheme="minorEastAsia" w:eastAsiaTheme="minorEastAsia" w:hAnsiTheme="minorEastAsia" w:cs="宋体" w:hint="eastAsia"/>
          <w:sz w:val="21"/>
          <w:szCs w:val="21"/>
        </w:rPr>
        <w:t>版本：</w:t>
      </w:r>
      <w:r w:rsidRPr="00062979">
        <w:rPr>
          <w:rFonts w:asciiTheme="minorEastAsia" w:eastAsiaTheme="minorEastAsia" w:hAnsiTheme="minorEastAsia"/>
          <w:sz w:val="21"/>
          <w:szCs w:val="21"/>
        </w:rPr>
        <w:t>Version 0.90</w:t>
      </w:r>
    </w:p>
    <w:p w:rsidR="00062979" w:rsidRPr="00062979" w:rsidRDefault="00062979" w:rsidP="00062979">
      <w:pPr>
        <w:spacing w:line="360" w:lineRule="auto"/>
        <w:ind w:firstLineChars="200" w:firstLine="420"/>
        <w:jc w:val="both"/>
        <w:rPr>
          <w:rFonts w:asciiTheme="minorEastAsia" w:eastAsiaTheme="minorEastAsia" w:hAnsiTheme="minorEastAsia"/>
          <w:sz w:val="21"/>
          <w:szCs w:val="21"/>
        </w:rPr>
      </w:pPr>
      <w:r w:rsidRPr="00062979">
        <w:rPr>
          <w:rFonts w:asciiTheme="minorEastAsia" w:eastAsiaTheme="minorEastAsia" w:hAnsiTheme="minorEastAsia"/>
          <w:sz w:val="21"/>
          <w:szCs w:val="21"/>
        </w:rPr>
        <w:t>VirtualBox</w:t>
      </w:r>
      <w:r w:rsidRPr="00062979">
        <w:rPr>
          <w:rFonts w:asciiTheme="minorEastAsia" w:eastAsiaTheme="minorEastAsia" w:hAnsiTheme="minorEastAsia" w:cs="宋体" w:hint="eastAsia"/>
          <w:sz w:val="21"/>
          <w:szCs w:val="21"/>
        </w:rPr>
        <w:t>版本：</w:t>
      </w:r>
      <w:r w:rsidRPr="00062979">
        <w:rPr>
          <w:rFonts w:asciiTheme="minorEastAsia" w:eastAsiaTheme="minorEastAsia" w:hAnsiTheme="minorEastAsia"/>
          <w:sz w:val="21"/>
          <w:szCs w:val="21"/>
        </w:rPr>
        <w:t>Version 4.1.12_Ubuntu</w:t>
      </w:r>
    </w:p>
    <w:p w:rsidR="00062979" w:rsidRPr="00062979" w:rsidRDefault="00062979" w:rsidP="00062979">
      <w:pPr>
        <w:spacing w:line="360" w:lineRule="auto"/>
        <w:ind w:firstLineChars="200" w:firstLine="420"/>
        <w:jc w:val="both"/>
        <w:rPr>
          <w:rFonts w:asciiTheme="minorEastAsia" w:eastAsiaTheme="minorEastAsia" w:hAnsiTheme="minorEastAsia"/>
          <w:sz w:val="21"/>
          <w:szCs w:val="21"/>
        </w:rPr>
      </w:pPr>
      <w:r w:rsidRPr="00062979">
        <w:rPr>
          <w:rFonts w:asciiTheme="minorEastAsia" w:eastAsiaTheme="minorEastAsia" w:hAnsiTheme="minorEastAsia"/>
          <w:sz w:val="21"/>
          <w:szCs w:val="21"/>
        </w:rPr>
        <w:t>Mininet</w:t>
      </w:r>
      <w:r w:rsidRPr="00062979">
        <w:rPr>
          <w:rFonts w:asciiTheme="minorEastAsia" w:eastAsiaTheme="minorEastAsia" w:hAnsiTheme="minorEastAsia" w:cs="宋体" w:hint="eastAsia"/>
          <w:sz w:val="21"/>
          <w:szCs w:val="21"/>
        </w:rPr>
        <w:t>版本：</w:t>
      </w:r>
      <w:r w:rsidRPr="00062979">
        <w:rPr>
          <w:rFonts w:asciiTheme="minorEastAsia" w:eastAsiaTheme="minorEastAsia" w:hAnsiTheme="minorEastAsia"/>
          <w:sz w:val="21"/>
          <w:szCs w:val="21"/>
        </w:rPr>
        <w:t>Version 2.0.0</w:t>
      </w:r>
      <w:r w:rsidRPr="00062979">
        <w:rPr>
          <w:rFonts w:asciiTheme="minorEastAsia" w:eastAsiaTheme="minorEastAsia" w:hAnsiTheme="minorEastAsia" w:cs="宋体" w:hint="eastAsia"/>
          <w:sz w:val="21"/>
          <w:szCs w:val="21"/>
        </w:rPr>
        <w:t>，基于</w:t>
      </w:r>
      <w:r w:rsidRPr="00062979">
        <w:rPr>
          <w:rFonts w:asciiTheme="minorEastAsia" w:eastAsiaTheme="minorEastAsia" w:hAnsiTheme="minorEastAsia"/>
          <w:sz w:val="21"/>
          <w:szCs w:val="21"/>
        </w:rPr>
        <w:t>Ubuntu 12.10 64bit</w:t>
      </w:r>
    </w:p>
    <w:p w:rsidR="006B5B92" w:rsidRPr="00062979" w:rsidRDefault="006B5B92" w:rsidP="00062979">
      <w:pPr>
        <w:spacing w:line="360" w:lineRule="auto"/>
        <w:ind w:firstLineChars="200" w:firstLine="420"/>
        <w:jc w:val="both"/>
        <w:rPr>
          <w:rFonts w:asciiTheme="minorEastAsia" w:eastAsiaTheme="minorEastAsia" w:hAnsiTheme="minorEastAsia"/>
          <w:sz w:val="21"/>
          <w:szCs w:val="21"/>
        </w:rPr>
      </w:pPr>
      <w:r w:rsidRPr="00062979">
        <w:rPr>
          <w:rFonts w:asciiTheme="minorEastAsia" w:eastAsiaTheme="minorEastAsia" w:hAnsiTheme="minorEastAsia" w:hint="eastAsia"/>
          <w:sz w:val="21"/>
          <w:szCs w:val="21"/>
        </w:rPr>
        <w:t>开发工具</w:t>
      </w:r>
      <w:bookmarkEnd w:id="351"/>
      <w:r w:rsidR="00062979">
        <w:rPr>
          <w:rFonts w:asciiTheme="minorEastAsia" w:eastAsiaTheme="minorEastAsia" w:hAnsiTheme="minorEastAsia" w:hint="eastAsia"/>
          <w:sz w:val="21"/>
          <w:szCs w:val="21"/>
        </w:rPr>
        <w:t>：</w:t>
      </w:r>
      <w:r w:rsidRPr="00062979">
        <w:rPr>
          <w:rFonts w:asciiTheme="minorEastAsia" w:eastAsiaTheme="minorEastAsia" w:hAnsiTheme="minorEastAsia" w:hint="eastAsia"/>
          <w:sz w:val="21"/>
          <w:szCs w:val="21"/>
        </w:rPr>
        <w:t>Eclipse</w:t>
      </w:r>
    </w:p>
    <w:p w:rsidR="006B5B92" w:rsidRDefault="007B3E44" w:rsidP="001D5B4A">
      <w:pPr>
        <w:pStyle w:val="a6"/>
        <w:numPr>
          <w:ilvl w:val="0"/>
          <w:numId w:val="7"/>
        </w:numPr>
        <w:spacing w:line="360" w:lineRule="auto"/>
        <w:outlineLvl w:val="0"/>
        <w:rPr>
          <w:rFonts w:ascii="华文黑体" w:eastAsia="华文黑体"/>
          <w:sz w:val="32"/>
          <w:szCs w:val="32"/>
        </w:rPr>
      </w:pPr>
      <w:bookmarkStart w:id="356" w:name="_Toc395540001"/>
      <w:bookmarkStart w:id="357" w:name="_Toc395797737"/>
      <w:commentRangeEnd w:id="352"/>
      <w:r>
        <w:rPr>
          <w:rStyle w:val="af7"/>
          <w:rFonts w:eastAsia="宋体"/>
          <w:kern w:val="0"/>
        </w:rPr>
        <w:lastRenderedPageBreak/>
        <w:commentReference w:id="352"/>
      </w:r>
      <w:r w:rsidR="006B5B92">
        <w:rPr>
          <w:rFonts w:ascii="华文黑体" w:eastAsia="华文黑体" w:hint="eastAsia"/>
          <w:sz w:val="32"/>
          <w:szCs w:val="32"/>
        </w:rPr>
        <w:t>测试关注重点</w:t>
      </w:r>
      <w:bookmarkEnd w:id="356"/>
      <w:bookmarkEnd w:id="357"/>
    </w:p>
    <w:p w:rsidR="00704661" w:rsidRDefault="00704661" w:rsidP="001D5B4A">
      <w:pPr>
        <w:pStyle w:val="a6"/>
        <w:numPr>
          <w:ilvl w:val="0"/>
          <w:numId w:val="8"/>
        </w:numPr>
        <w:spacing w:line="360" w:lineRule="auto"/>
        <w:outlineLvl w:val="1"/>
        <w:rPr>
          <w:rFonts w:ascii="华文黑体" w:eastAsia="华文黑体"/>
          <w:sz w:val="24"/>
          <w:szCs w:val="24"/>
        </w:rPr>
      </w:pPr>
      <w:bookmarkStart w:id="358" w:name="_Toc395540002"/>
      <w:bookmarkStart w:id="359" w:name="_Toc395797738"/>
      <w:r w:rsidRPr="00704661">
        <w:rPr>
          <w:rFonts w:ascii="华文黑体" w:eastAsia="华文黑体" w:hint="eastAsia"/>
          <w:sz w:val="24"/>
          <w:szCs w:val="24"/>
        </w:rPr>
        <w:t>防火墙规则管理</w:t>
      </w:r>
      <w:bookmarkEnd w:id="358"/>
      <w:bookmarkEnd w:id="359"/>
    </w:p>
    <w:p w:rsidR="00704661" w:rsidRDefault="00704661" w:rsidP="001D5B4A">
      <w:pPr>
        <w:pStyle w:val="a6"/>
        <w:numPr>
          <w:ilvl w:val="0"/>
          <w:numId w:val="9"/>
        </w:numPr>
        <w:spacing w:line="360" w:lineRule="auto"/>
        <w:outlineLvl w:val="2"/>
        <w:rPr>
          <w:rFonts w:ascii="华文黑体" w:eastAsia="华文黑体"/>
          <w:sz w:val="24"/>
          <w:szCs w:val="24"/>
        </w:rPr>
      </w:pPr>
      <w:bookmarkStart w:id="360" w:name="_Toc395540003"/>
      <w:bookmarkStart w:id="361" w:name="_Toc395797739"/>
      <w:r>
        <w:rPr>
          <w:rFonts w:ascii="华文黑体" w:eastAsia="华文黑体" w:hint="eastAsia"/>
          <w:sz w:val="24"/>
          <w:szCs w:val="24"/>
        </w:rPr>
        <w:t>防火墙规则显示</w:t>
      </w:r>
      <w:bookmarkEnd w:id="360"/>
      <w:bookmarkEnd w:id="361"/>
    </w:p>
    <w:p w:rsidR="00E87B39" w:rsidRPr="00E87B39" w:rsidRDefault="00704661" w:rsidP="00E87B39">
      <w:pPr>
        <w:spacing w:line="360" w:lineRule="auto"/>
        <w:ind w:firstLineChars="200" w:firstLine="420"/>
        <w:jc w:val="both"/>
        <w:rPr>
          <w:rFonts w:asciiTheme="minorEastAsia" w:eastAsiaTheme="minorEastAsia" w:hAnsiTheme="minorEastAsia"/>
          <w:sz w:val="21"/>
          <w:szCs w:val="21"/>
        </w:rPr>
      </w:pPr>
      <w:r w:rsidRPr="00704661">
        <w:rPr>
          <w:rFonts w:asciiTheme="minorEastAsia" w:eastAsiaTheme="minorEastAsia" w:hAnsiTheme="minorEastAsia"/>
          <w:sz w:val="21"/>
          <w:szCs w:val="21"/>
        </w:rPr>
        <w:t>系统初始化时添加的防火墙规则是否会在防火墙管理界面显示，当向控制器（Floodlight）中添加、删除、更新防火墙规则时，系统能否动态的显示防火墙规则的变化。以及显示的防火墙规则的详细信息是否正确。</w:t>
      </w:r>
    </w:p>
    <w:p w:rsidR="00E87B39" w:rsidRPr="001C7179" w:rsidRDefault="00E87B39" w:rsidP="001D5B4A">
      <w:pPr>
        <w:pStyle w:val="a6"/>
        <w:numPr>
          <w:ilvl w:val="0"/>
          <w:numId w:val="9"/>
        </w:numPr>
        <w:spacing w:line="360" w:lineRule="auto"/>
        <w:outlineLvl w:val="2"/>
        <w:rPr>
          <w:rFonts w:ascii="华文黑体" w:eastAsia="华文黑体"/>
          <w:sz w:val="24"/>
          <w:szCs w:val="24"/>
        </w:rPr>
      </w:pPr>
      <w:bookmarkStart w:id="362" w:name="_Toc395540004"/>
      <w:bookmarkStart w:id="363" w:name="_Toc395797740"/>
      <w:r w:rsidRPr="001C7179">
        <w:rPr>
          <w:rFonts w:ascii="华文黑体" w:eastAsia="华文黑体" w:hint="eastAsia"/>
          <w:sz w:val="24"/>
          <w:szCs w:val="24"/>
        </w:rPr>
        <w:t>防火墙规则添加</w:t>
      </w:r>
      <w:bookmarkEnd w:id="362"/>
      <w:bookmarkEnd w:id="363"/>
    </w:p>
    <w:p w:rsidR="00E87B39" w:rsidRPr="001C7179" w:rsidRDefault="00E87B39" w:rsidP="001C7179">
      <w:pPr>
        <w:spacing w:line="360" w:lineRule="auto"/>
        <w:ind w:firstLineChars="200" w:firstLine="420"/>
        <w:jc w:val="both"/>
        <w:rPr>
          <w:rFonts w:asciiTheme="minorEastAsia" w:eastAsiaTheme="minorEastAsia" w:hAnsiTheme="minorEastAsia"/>
          <w:sz w:val="21"/>
        </w:rPr>
      </w:pPr>
      <w:r w:rsidRPr="001C7179">
        <w:rPr>
          <w:rFonts w:asciiTheme="minorEastAsia" w:eastAsiaTheme="minorEastAsia" w:hAnsiTheme="minorEastAsia" w:hint="eastAsia"/>
          <w:sz w:val="21"/>
        </w:rPr>
        <w:t>测试在通过防火墙管理界面新建的防火墙规则，能否成功添加到控制器中。并且在新添加的规则不违反防火墙规则的语法的前提下，该防火墙规则能否起作用，阻止违反该规则的主机通信。</w:t>
      </w:r>
    </w:p>
    <w:p w:rsidR="00E87B39" w:rsidRPr="001C7179" w:rsidRDefault="00E87B39" w:rsidP="001D5B4A">
      <w:pPr>
        <w:pStyle w:val="a6"/>
        <w:numPr>
          <w:ilvl w:val="0"/>
          <w:numId w:val="9"/>
        </w:numPr>
        <w:spacing w:line="360" w:lineRule="auto"/>
        <w:outlineLvl w:val="2"/>
        <w:rPr>
          <w:rFonts w:ascii="华文黑体" w:eastAsia="华文黑体"/>
          <w:sz w:val="24"/>
          <w:szCs w:val="24"/>
        </w:rPr>
      </w:pPr>
      <w:bookmarkStart w:id="364" w:name="_Toc395540005"/>
      <w:bookmarkStart w:id="365" w:name="_Toc395797741"/>
      <w:r w:rsidRPr="001C7179">
        <w:rPr>
          <w:rFonts w:ascii="华文黑体" w:eastAsia="华文黑体" w:hint="eastAsia"/>
          <w:sz w:val="24"/>
          <w:szCs w:val="24"/>
        </w:rPr>
        <w:t>防火墙规则删除</w:t>
      </w:r>
      <w:bookmarkEnd w:id="364"/>
      <w:bookmarkEnd w:id="365"/>
    </w:p>
    <w:p w:rsidR="00E87B39" w:rsidRPr="001C7179" w:rsidRDefault="00E87B39" w:rsidP="001C7179">
      <w:pPr>
        <w:spacing w:line="360" w:lineRule="auto"/>
        <w:ind w:firstLineChars="200" w:firstLine="420"/>
        <w:jc w:val="both"/>
        <w:rPr>
          <w:rFonts w:asciiTheme="minorEastAsia" w:eastAsiaTheme="minorEastAsia" w:hAnsiTheme="minorEastAsia"/>
          <w:sz w:val="21"/>
        </w:rPr>
      </w:pPr>
      <w:r w:rsidRPr="001C7179">
        <w:rPr>
          <w:rFonts w:asciiTheme="minorEastAsia" w:eastAsiaTheme="minorEastAsia" w:hAnsiTheme="minorEastAsia" w:hint="eastAsia"/>
          <w:sz w:val="21"/>
        </w:rPr>
        <w:t>测试选中某条防火墙规则后，点击删除防火墙规则按钮后，该防火墙规则能否成功的从控制器中删除。点击删除所有规则按钮后，是否所有的防火墙规则都成功的从控制器中删除。</w:t>
      </w:r>
    </w:p>
    <w:p w:rsidR="00E87B39" w:rsidRPr="001C7179" w:rsidRDefault="00E87B39" w:rsidP="001D5B4A">
      <w:pPr>
        <w:pStyle w:val="a6"/>
        <w:numPr>
          <w:ilvl w:val="0"/>
          <w:numId w:val="9"/>
        </w:numPr>
        <w:spacing w:line="360" w:lineRule="auto"/>
        <w:outlineLvl w:val="2"/>
        <w:rPr>
          <w:rFonts w:ascii="华文黑体" w:eastAsia="华文黑体"/>
          <w:sz w:val="24"/>
          <w:szCs w:val="24"/>
        </w:rPr>
      </w:pPr>
      <w:bookmarkStart w:id="366" w:name="_Toc395540006"/>
      <w:bookmarkStart w:id="367" w:name="_Toc395797742"/>
      <w:r w:rsidRPr="001C7179">
        <w:rPr>
          <w:rFonts w:ascii="华文黑体" w:eastAsia="华文黑体" w:hint="eastAsia"/>
          <w:sz w:val="24"/>
          <w:szCs w:val="24"/>
        </w:rPr>
        <w:t>防火墙规则更新</w:t>
      </w:r>
      <w:bookmarkEnd w:id="366"/>
      <w:bookmarkEnd w:id="367"/>
    </w:p>
    <w:p w:rsidR="00E87B39" w:rsidRPr="001C7179" w:rsidRDefault="00E87B39" w:rsidP="001C7179">
      <w:pPr>
        <w:spacing w:line="360" w:lineRule="auto"/>
        <w:ind w:firstLineChars="200" w:firstLine="420"/>
        <w:jc w:val="both"/>
        <w:rPr>
          <w:rFonts w:asciiTheme="minorEastAsia" w:eastAsiaTheme="minorEastAsia" w:hAnsiTheme="minorEastAsia"/>
          <w:sz w:val="21"/>
        </w:rPr>
      </w:pPr>
      <w:r w:rsidRPr="001C7179">
        <w:rPr>
          <w:rFonts w:asciiTheme="minorEastAsia" w:eastAsiaTheme="minorEastAsia" w:hAnsiTheme="minorEastAsia" w:hint="eastAsia"/>
          <w:sz w:val="21"/>
        </w:rPr>
        <w:t>点击选中某条防火墙规则后，显示该防火墙规则的详细信息。修改该规则的若干值，保存修改。刷新显示后，查看修改的防火墙规则是否起到作用。</w:t>
      </w:r>
    </w:p>
    <w:p w:rsidR="00E87B39" w:rsidRPr="001C7179" w:rsidRDefault="00E87B39" w:rsidP="001D5B4A">
      <w:pPr>
        <w:pStyle w:val="a6"/>
        <w:numPr>
          <w:ilvl w:val="0"/>
          <w:numId w:val="9"/>
        </w:numPr>
        <w:spacing w:line="360" w:lineRule="auto"/>
        <w:outlineLvl w:val="2"/>
        <w:rPr>
          <w:rFonts w:ascii="华文黑体" w:eastAsia="华文黑体"/>
          <w:sz w:val="24"/>
          <w:szCs w:val="24"/>
        </w:rPr>
      </w:pPr>
      <w:bookmarkStart w:id="368" w:name="_Toc395540007"/>
      <w:bookmarkStart w:id="369" w:name="_Toc395797743"/>
      <w:r w:rsidRPr="001C7179">
        <w:rPr>
          <w:rFonts w:ascii="华文黑体" w:eastAsia="华文黑体" w:hint="eastAsia"/>
          <w:sz w:val="24"/>
          <w:szCs w:val="24"/>
        </w:rPr>
        <w:t>防火墙的打开/关闭</w:t>
      </w:r>
      <w:bookmarkEnd w:id="368"/>
      <w:bookmarkEnd w:id="369"/>
    </w:p>
    <w:p w:rsidR="00E87B39" w:rsidRPr="001C7179" w:rsidRDefault="00E87B39" w:rsidP="001C7179">
      <w:pPr>
        <w:spacing w:line="360" w:lineRule="auto"/>
        <w:ind w:firstLineChars="200" w:firstLine="420"/>
        <w:jc w:val="both"/>
        <w:rPr>
          <w:rFonts w:asciiTheme="minorEastAsia" w:eastAsiaTheme="minorEastAsia" w:hAnsiTheme="minorEastAsia"/>
          <w:sz w:val="21"/>
        </w:rPr>
      </w:pPr>
      <w:r w:rsidRPr="001C7179">
        <w:rPr>
          <w:rFonts w:asciiTheme="minorEastAsia" w:eastAsiaTheme="minorEastAsia" w:hAnsiTheme="minorEastAsia" w:hint="eastAsia"/>
          <w:sz w:val="21"/>
        </w:rPr>
        <w:t>测试防火墙的打开/关闭功能是否能正常工作。在控制器中已添加若干防火墙规则的前提下，点击关闭防火墙。测试违反已添加的防火墙规则的主机是否能够通信。点击打开防火墙按钮，测试违反已添加防火墙规则的主机之间的通信是否能被防火墙阻止。</w:t>
      </w:r>
    </w:p>
    <w:p w:rsidR="00E87B39" w:rsidRPr="001C7179" w:rsidRDefault="00E87B39" w:rsidP="001D5B4A">
      <w:pPr>
        <w:pStyle w:val="a6"/>
        <w:numPr>
          <w:ilvl w:val="0"/>
          <w:numId w:val="10"/>
        </w:numPr>
        <w:spacing w:line="360" w:lineRule="auto"/>
        <w:outlineLvl w:val="1"/>
        <w:rPr>
          <w:rFonts w:ascii="华文黑体" w:eastAsia="华文黑体"/>
          <w:sz w:val="24"/>
          <w:szCs w:val="24"/>
        </w:rPr>
      </w:pPr>
      <w:bookmarkStart w:id="370" w:name="_Toc395540008"/>
      <w:bookmarkStart w:id="371" w:name="_Toc395797744"/>
      <w:r w:rsidRPr="001C7179">
        <w:rPr>
          <w:rFonts w:ascii="华文黑体" w:eastAsia="华文黑体" w:hint="eastAsia"/>
          <w:sz w:val="24"/>
          <w:szCs w:val="24"/>
        </w:rPr>
        <w:t>流表管理</w:t>
      </w:r>
      <w:bookmarkEnd w:id="370"/>
      <w:bookmarkEnd w:id="371"/>
    </w:p>
    <w:p w:rsidR="00E87B39" w:rsidRPr="001C7179" w:rsidRDefault="00E87B39" w:rsidP="001D5B4A">
      <w:pPr>
        <w:pStyle w:val="a6"/>
        <w:numPr>
          <w:ilvl w:val="0"/>
          <w:numId w:val="11"/>
        </w:numPr>
        <w:spacing w:line="360" w:lineRule="auto"/>
        <w:outlineLvl w:val="2"/>
        <w:rPr>
          <w:rFonts w:ascii="华文黑体" w:eastAsia="华文黑体"/>
          <w:sz w:val="24"/>
          <w:szCs w:val="24"/>
        </w:rPr>
      </w:pPr>
      <w:bookmarkStart w:id="372" w:name="_Toc395540009"/>
      <w:bookmarkStart w:id="373" w:name="_Toc395797745"/>
      <w:r w:rsidRPr="001C7179">
        <w:rPr>
          <w:rFonts w:ascii="华文黑体" w:eastAsia="华文黑体" w:hint="eastAsia"/>
          <w:sz w:val="24"/>
          <w:szCs w:val="24"/>
        </w:rPr>
        <w:t>交换机流表的显示</w:t>
      </w:r>
      <w:bookmarkEnd w:id="372"/>
      <w:bookmarkEnd w:id="373"/>
    </w:p>
    <w:p w:rsidR="00E87B39" w:rsidRPr="001C7179" w:rsidRDefault="00E87B39" w:rsidP="001C7179">
      <w:pPr>
        <w:spacing w:line="360" w:lineRule="auto"/>
        <w:ind w:firstLineChars="200" w:firstLine="420"/>
        <w:jc w:val="both"/>
        <w:rPr>
          <w:rFonts w:asciiTheme="minorEastAsia" w:eastAsiaTheme="minorEastAsia" w:hAnsiTheme="minorEastAsia"/>
          <w:sz w:val="21"/>
        </w:rPr>
      </w:pPr>
      <w:r w:rsidRPr="001C7179">
        <w:rPr>
          <w:rFonts w:asciiTheme="minorEastAsia" w:eastAsiaTheme="minorEastAsia" w:hAnsiTheme="minorEastAsia" w:hint="eastAsia"/>
          <w:sz w:val="21"/>
        </w:rPr>
        <w:t>测试系统初始化建立的网络拓扑中的交换机能否正确的显示在流表管理界面。当网络拓扑发生变化时，刷新流表管理界面，能否动态的显示网络拓扑的变化情况。测试系统初始化时添加的流表能否正确显示在流表的管理界面。在系统运行的过程中，动态的向交换机中添加、删除或修改流表，系统能够动态的</w:t>
      </w:r>
      <w:proofErr w:type="gramStart"/>
      <w:r w:rsidRPr="001C7179">
        <w:rPr>
          <w:rFonts w:asciiTheme="minorEastAsia" w:eastAsiaTheme="minorEastAsia" w:hAnsiTheme="minorEastAsia" w:hint="eastAsia"/>
          <w:sz w:val="21"/>
        </w:rPr>
        <w:t>作出</w:t>
      </w:r>
      <w:proofErr w:type="gramEnd"/>
      <w:r w:rsidRPr="001C7179">
        <w:rPr>
          <w:rFonts w:asciiTheme="minorEastAsia" w:eastAsiaTheme="minorEastAsia" w:hAnsiTheme="minorEastAsia" w:hint="eastAsia"/>
          <w:sz w:val="21"/>
        </w:rPr>
        <w:t>相应的显示。</w:t>
      </w:r>
    </w:p>
    <w:p w:rsidR="00E87B39" w:rsidRPr="001C7179" w:rsidRDefault="00E87B39" w:rsidP="001D5B4A">
      <w:pPr>
        <w:pStyle w:val="a6"/>
        <w:numPr>
          <w:ilvl w:val="0"/>
          <w:numId w:val="12"/>
        </w:numPr>
        <w:spacing w:line="360" w:lineRule="auto"/>
        <w:outlineLvl w:val="2"/>
        <w:rPr>
          <w:rFonts w:ascii="华文黑体" w:eastAsia="华文黑体"/>
          <w:sz w:val="24"/>
          <w:szCs w:val="24"/>
        </w:rPr>
      </w:pPr>
      <w:bookmarkStart w:id="374" w:name="_Toc395540010"/>
      <w:bookmarkStart w:id="375" w:name="_Toc395797746"/>
      <w:r w:rsidRPr="001C7179">
        <w:rPr>
          <w:rFonts w:ascii="华文黑体" w:eastAsia="华文黑体" w:hint="eastAsia"/>
          <w:sz w:val="24"/>
          <w:szCs w:val="24"/>
        </w:rPr>
        <w:t>添加流表</w:t>
      </w:r>
      <w:bookmarkEnd w:id="374"/>
      <w:bookmarkEnd w:id="375"/>
    </w:p>
    <w:p w:rsidR="00E87B39" w:rsidRPr="001C7179" w:rsidRDefault="00E87B39" w:rsidP="001C7179">
      <w:pPr>
        <w:spacing w:line="360" w:lineRule="auto"/>
        <w:ind w:firstLineChars="200" w:firstLine="420"/>
        <w:jc w:val="both"/>
        <w:rPr>
          <w:rFonts w:asciiTheme="minorEastAsia" w:eastAsiaTheme="minorEastAsia" w:hAnsiTheme="minorEastAsia"/>
          <w:sz w:val="21"/>
        </w:rPr>
      </w:pPr>
      <w:r w:rsidRPr="001C7179">
        <w:rPr>
          <w:rFonts w:asciiTheme="minorEastAsia" w:eastAsiaTheme="minorEastAsia" w:hAnsiTheme="minorEastAsia" w:hint="eastAsia"/>
          <w:sz w:val="21"/>
        </w:rPr>
        <w:t>点击新流，填写正确的流表项值，点击写入按钮。测试通过流表管理界面能否正确的向交换机中添加流表。并通过测试与该流表</w:t>
      </w:r>
      <w:proofErr w:type="gramStart"/>
      <w:r w:rsidRPr="001C7179">
        <w:rPr>
          <w:rFonts w:asciiTheme="minorEastAsia" w:eastAsiaTheme="minorEastAsia" w:hAnsiTheme="minorEastAsia" w:hint="eastAsia"/>
          <w:sz w:val="21"/>
        </w:rPr>
        <w:t>项相关</w:t>
      </w:r>
      <w:proofErr w:type="gramEnd"/>
      <w:r w:rsidRPr="001C7179">
        <w:rPr>
          <w:rFonts w:asciiTheme="minorEastAsia" w:eastAsiaTheme="minorEastAsia" w:hAnsiTheme="minorEastAsia" w:hint="eastAsia"/>
          <w:sz w:val="21"/>
        </w:rPr>
        <w:t>的主机能否相互通信，判断在添加的流表项</w:t>
      </w:r>
      <w:r w:rsidRPr="001C7179">
        <w:rPr>
          <w:rFonts w:asciiTheme="minorEastAsia" w:eastAsiaTheme="minorEastAsia" w:hAnsiTheme="minorEastAsia" w:hint="eastAsia"/>
          <w:sz w:val="21"/>
        </w:rPr>
        <w:lastRenderedPageBreak/>
        <w:t>内容正确的前提下，该流表项是否其作用。</w:t>
      </w:r>
    </w:p>
    <w:p w:rsidR="00E87B39" w:rsidRPr="001C7179" w:rsidRDefault="00E87B39" w:rsidP="001D5B4A">
      <w:pPr>
        <w:pStyle w:val="a6"/>
        <w:numPr>
          <w:ilvl w:val="0"/>
          <w:numId w:val="12"/>
        </w:numPr>
        <w:spacing w:line="360" w:lineRule="auto"/>
        <w:outlineLvl w:val="2"/>
        <w:rPr>
          <w:rFonts w:ascii="华文黑体" w:eastAsia="华文黑体"/>
          <w:sz w:val="24"/>
          <w:szCs w:val="24"/>
        </w:rPr>
      </w:pPr>
      <w:bookmarkStart w:id="376" w:name="_Toc395540011"/>
      <w:bookmarkStart w:id="377" w:name="_Toc395797747"/>
      <w:r w:rsidRPr="001C7179">
        <w:rPr>
          <w:rFonts w:ascii="华文黑体" w:eastAsia="华文黑体" w:hint="eastAsia"/>
          <w:sz w:val="24"/>
          <w:szCs w:val="24"/>
        </w:rPr>
        <w:t>删除流表</w:t>
      </w:r>
      <w:bookmarkEnd w:id="376"/>
      <w:bookmarkEnd w:id="377"/>
    </w:p>
    <w:p w:rsidR="00E87B39" w:rsidRPr="001C7179" w:rsidRDefault="00E87B39" w:rsidP="001C7179">
      <w:pPr>
        <w:spacing w:line="360" w:lineRule="auto"/>
        <w:ind w:firstLineChars="200" w:firstLine="420"/>
        <w:jc w:val="both"/>
        <w:rPr>
          <w:rFonts w:asciiTheme="minorEastAsia" w:eastAsiaTheme="minorEastAsia" w:hAnsiTheme="minorEastAsia"/>
          <w:sz w:val="21"/>
        </w:rPr>
      </w:pPr>
      <w:r w:rsidRPr="001C7179">
        <w:rPr>
          <w:rFonts w:asciiTheme="minorEastAsia" w:eastAsiaTheme="minorEastAsia" w:hAnsiTheme="minorEastAsia" w:hint="eastAsia"/>
          <w:sz w:val="21"/>
        </w:rPr>
        <w:t>选择交换机，并选择交换机下的某一个流表项，点击删除流按钮，刷新界面。测试能否通过流表管理界面删除交换机中指定的流表项。选择交换机，不选择流表项，点击删除所有流按钮，刷新界面。测试通过流表管理界面能否删除交换机下所有的流表项。</w:t>
      </w:r>
    </w:p>
    <w:p w:rsidR="00E87B39" w:rsidRPr="001C7179" w:rsidRDefault="00E87B39" w:rsidP="001D5B4A">
      <w:pPr>
        <w:pStyle w:val="a6"/>
        <w:numPr>
          <w:ilvl w:val="0"/>
          <w:numId w:val="12"/>
        </w:numPr>
        <w:spacing w:line="360" w:lineRule="auto"/>
        <w:outlineLvl w:val="2"/>
        <w:rPr>
          <w:rFonts w:ascii="华文黑体" w:eastAsia="华文黑体"/>
          <w:sz w:val="24"/>
          <w:szCs w:val="24"/>
        </w:rPr>
      </w:pPr>
      <w:bookmarkStart w:id="378" w:name="_Toc395540012"/>
      <w:bookmarkStart w:id="379" w:name="_Toc395797748"/>
      <w:r w:rsidRPr="001C7179">
        <w:rPr>
          <w:rFonts w:ascii="华文黑体" w:eastAsia="华文黑体" w:hint="eastAsia"/>
          <w:sz w:val="24"/>
          <w:szCs w:val="24"/>
        </w:rPr>
        <w:t>更新流表</w:t>
      </w:r>
      <w:bookmarkEnd w:id="378"/>
      <w:bookmarkEnd w:id="379"/>
    </w:p>
    <w:p w:rsidR="00E87B39" w:rsidRPr="001C7179" w:rsidRDefault="00E87B39" w:rsidP="001C7179">
      <w:pPr>
        <w:spacing w:line="360" w:lineRule="auto"/>
        <w:ind w:firstLineChars="200" w:firstLine="420"/>
        <w:jc w:val="both"/>
        <w:rPr>
          <w:rFonts w:asciiTheme="minorEastAsia" w:eastAsiaTheme="minorEastAsia" w:hAnsiTheme="minorEastAsia"/>
          <w:sz w:val="21"/>
        </w:rPr>
      </w:pPr>
      <w:r w:rsidRPr="001C7179">
        <w:rPr>
          <w:rFonts w:asciiTheme="minorEastAsia" w:eastAsiaTheme="minorEastAsia" w:hAnsiTheme="minorEastAsia" w:hint="eastAsia"/>
          <w:sz w:val="21"/>
        </w:rPr>
        <w:t>选择交换机，并选择交换机下的某一个流表项，在显示流表项内容的界面中修改流表项的值，点击写入按钮，刷新界面，重新选择修改的流表项。测试流表项的内容是否经过修改，并通过测试主机之间的通信，测试修改的流表项是否其作用了。</w:t>
      </w:r>
    </w:p>
    <w:p w:rsidR="00E87B39" w:rsidRPr="001C7179" w:rsidDel="006F501C" w:rsidRDefault="00E87B39" w:rsidP="001C7179">
      <w:pPr>
        <w:spacing w:line="360" w:lineRule="auto"/>
        <w:ind w:firstLineChars="200" w:firstLine="420"/>
        <w:jc w:val="both"/>
        <w:rPr>
          <w:del w:id="380" w:author="Windows 用户" w:date="2014-08-18T17:56:00Z"/>
          <w:rFonts w:asciiTheme="minorEastAsia" w:eastAsiaTheme="minorEastAsia" w:hAnsiTheme="minorEastAsia"/>
          <w:sz w:val="21"/>
        </w:rPr>
      </w:pPr>
    </w:p>
    <w:p w:rsidR="00E87B39" w:rsidRPr="001C7179" w:rsidRDefault="00E87B39" w:rsidP="001D5B4A">
      <w:pPr>
        <w:pStyle w:val="a6"/>
        <w:numPr>
          <w:ilvl w:val="0"/>
          <w:numId w:val="13"/>
        </w:numPr>
        <w:spacing w:line="360" w:lineRule="auto"/>
        <w:outlineLvl w:val="1"/>
        <w:rPr>
          <w:rFonts w:ascii="华文黑体" w:eastAsia="华文黑体"/>
          <w:sz w:val="24"/>
          <w:szCs w:val="24"/>
        </w:rPr>
      </w:pPr>
      <w:bookmarkStart w:id="381" w:name="_Toc395540013"/>
      <w:bookmarkStart w:id="382" w:name="_Toc395797749"/>
      <w:r w:rsidRPr="001C7179">
        <w:rPr>
          <w:rFonts w:ascii="华文黑体" w:eastAsia="华文黑体" w:hint="eastAsia"/>
          <w:sz w:val="24"/>
          <w:szCs w:val="24"/>
        </w:rPr>
        <w:t>有效DENY规则</w:t>
      </w:r>
      <w:bookmarkEnd w:id="381"/>
      <w:bookmarkEnd w:id="382"/>
    </w:p>
    <w:p w:rsidR="00E87B39" w:rsidRPr="001C7179" w:rsidRDefault="00E87B39" w:rsidP="001C7179">
      <w:pPr>
        <w:spacing w:line="360" w:lineRule="auto"/>
        <w:ind w:firstLineChars="200" w:firstLine="420"/>
        <w:jc w:val="both"/>
        <w:rPr>
          <w:rFonts w:asciiTheme="minorEastAsia" w:eastAsiaTheme="minorEastAsia" w:hAnsiTheme="minorEastAsia"/>
          <w:sz w:val="21"/>
        </w:rPr>
      </w:pPr>
      <w:r w:rsidRPr="001C7179">
        <w:rPr>
          <w:rFonts w:asciiTheme="minorEastAsia" w:eastAsiaTheme="minorEastAsia" w:hAnsiTheme="minorEastAsia" w:hint="eastAsia"/>
          <w:sz w:val="21"/>
        </w:rPr>
        <w:t>测试在若干</w:t>
      </w:r>
      <w:proofErr w:type="gramStart"/>
      <w:r w:rsidRPr="001C7179">
        <w:rPr>
          <w:rFonts w:asciiTheme="minorEastAsia" w:eastAsiaTheme="minorEastAsia" w:hAnsiTheme="minorEastAsia" w:hint="eastAsia"/>
          <w:sz w:val="21"/>
        </w:rPr>
        <w:t>条相互</w:t>
      </w:r>
      <w:proofErr w:type="gramEnd"/>
      <w:r w:rsidRPr="001C7179">
        <w:rPr>
          <w:rFonts w:asciiTheme="minorEastAsia" w:eastAsiaTheme="minorEastAsia" w:hAnsiTheme="minorEastAsia" w:hint="eastAsia"/>
          <w:sz w:val="21"/>
        </w:rPr>
        <w:t>依赖的防火墙规则中，能否正确的找出有效的防火墙规则。当添加新的防火墙规则时，调用获取有效DENY规则的方法，测试能否动态的产生正确的有效DENY规则。</w:t>
      </w:r>
    </w:p>
    <w:p w:rsidR="00E87B39" w:rsidRPr="001C7179" w:rsidRDefault="00062979" w:rsidP="001D5B4A">
      <w:pPr>
        <w:pStyle w:val="a6"/>
        <w:numPr>
          <w:ilvl w:val="0"/>
          <w:numId w:val="13"/>
        </w:numPr>
        <w:spacing w:line="360" w:lineRule="auto"/>
        <w:outlineLvl w:val="1"/>
        <w:rPr>
          <w:rFonts w:ascii="华文黑体" w:eastAsia="华文黑体"/>
          <w:sz w:val="24"/>
          <w:szCs w:val="24"/>
        </w:rPr>
      </w:pPr>
      <w:bookmarkStart w:id="383" w:name="_Toc395540014"/>
      <w:bookmarkStart w:id="384" w:name="_Toc395797750"/>
      <w:del w:id="385" w:author="Windows 用户" w:date="2014-08-18T17:57:00Z">
        <w:r w:rsidDel="006F501C">
          <w:rPr>
            <w:rFonts w:ascii="华文黑体" w:eastAsia="华文黑体" w:hint="eastAsia"/>
            <w:sz w:val="24"/>
            <w:szCs w:val="24"/>
          </w:rPr>
          <w:delText>寻找</w:delText>
        </w:r>
      </w:del>
      <w:proofErr w:type="spellStart"/>
      <w:r w:rsidR="00E87B39" w:rsidRPr="001C7179">
        <w:rPr>
          <w:rFonts w:ascii="华文黑体" w:eastAsia="华文黑体" w:hint="eastAsia"/>
          <w:sz w:val="24"/>
          <w:szCs w:val="24"/>
        </w:rPr>
        <w:t>FlowPath</w:t>
      </w:r>
      <w:bookmarkEnd w:id="383"/>
      <w:bookmarkEnd w:id="384"/>
      <w:proofErr w:type="spellEnd"/>
      <w:del w:id="386" w:author="Windows 用户" w:date="2014-08-18T17:57:00Z">
        <w:r w:rsidRPr="001C7179" w:rsidDel="006F501C">
          <w:rPr>
            <w:rFonts w:ascii="华文黑体" w:eastAsia="华文黑体"/>
            <w:sz w:val="24"/>
            <w:szCs w:val="24"/>
          </w:rPr>
          <w:delText xml:space="preserve"> </w:delText>
        </w:r>
      </w:del>
      <w:ins w:id="387" w:author="Windows 用户" w:date="2014-08-18T17:57:00Z">
        <w:r w:rsidR="006F501C">
          <w:rPr>
            <w:rFonts w:ascii="华文黑体" w:eastAsia="华文黑体" w:hint="eastAsia"/>
            <w:sz w:val="24"/>
            <w:szCs w:val="24"/>
          </w:rPr>
          <w:t>探测</w:t>
        </w:r>
      </w:ins>
    </w:p>
    <w:p w:rsidR="00E87B39" w:rsidRPr="001C7179" w:rsidRDefault="00E87B39" w:rsidP="001C7179">
      <w:pPr>
        <w:spacing w:line="360" w:lineRule="auto"/>
        <w:ind w:firstLineChars="200" w:firstLine="420"/>
        <w:jc w:val="both"/>
        <w:rPr>
          <w:rFonts w:asciiTheme="minorEastAsia" w:eastAsiaTheme="minorEastAsia" w:hAnsiTheme="minorEastAsia"/>
          <w:sz w:val="21"/>
        </w:rPr>
      </w:pPr>
      <w:r w:rsidRPr="001C7179">
        <w:rPr>
          <w:rFonts w:asciiTheme="minorEastAsia" w:eastAsiaTheme="minorEastAsia" w:hAnsiTheme="minorEastAsia" w:hint="eastAsia"/>
          <w:sz w:val="21"/>
        </w:rPr>
        <w:t>测试在系统初始化时，能否根据系统初始的网络拓扑快速准确的找到FlowPath。当网络拓扑发生变化时，测试系统能否动态的响应网络拓扑的变化，并动态的更新FlowPath。当网络中交换机的流表内容发生变化时，测试系统能否正确的找出新的FlowPath。</w:t>
      </w:r>
    </w:p>
    <w:p w:rsidR="00E87B39" w:rsidRPr="001C7179" w:rsidRDefault="00E87B39" w:rsidP="001D5B4A">
      <w:pPr>
        <w:pStyle w:val="a6"/>
        <w:numPr>
          <w:ilvl w:val="0"/>
          <w:numId w:val="13"/>
        </w:numPr>
        <w:spacing w:line="360" w:lineRule="auto"/>
        <w:outlineLvl w:val="1"/>
        <w:rPr>
          <w:rFonts w:ascii="华文黑体" w:eastAsia="华文黑体"/>
          <w:sz w:val="24"/>
          <w:szCs w:val="24"/>
        </w:rPr>
      </w:pPr>
      <w:bookmarkStart w:id="388" w:name="_Toc395540015"/>
      <w:bookmarkStart w:id="389" w:name="_Toc395797751"/>
      <w:r w:rsidRPr="001C7179">
        <w:rPr>
          <w:rFonts w:ascii="华文黑体" w:eastAsia="华文黑体" w:hint="eastAsia"/>
          <w:sz w:val="24"/>
          <w:szCs w:val="24"/>
        </w:rPr>
        <w:t>冲突检测</w:t>
      </w:r>
      <w:bookmarkEnd w:id="388"/>
      <w:bookmarkEnd w:id="389"/>
    </w:p>
    <w:p w:rsidR="00E87B39" w:rsidRPr="001C7179" w:rsidRDefault="00E87B39" w:rsidP="001C7179">
      <w:pPr>
        <w:spacing w:line="360" w:lineRule="auto"/>
        <w:ind w:firstLineChars="200" w:firstLine="420"/>
        <w:jc w:val="both"/>
        <w:rPr>
          <w:rFonts w:asciiTheme="minorEastAsia" w:eastAsiaTheme="minorEastAsia" w:hAnsiTheme="minorEastAsia"/>
          <w:sz w:val="21"/>
        </w:rPr>
      </w:pPr>
      <w:r w:rsidRPr="001C7179">
        <w:rPr>
          <w:rFonts w:asciiTheme="minorEastAsia" w:eastAsiaTheme="minorEastAsia" w:hAnsiTheme="minorEastAsia" w:hint="eastAsia"/>
          <w:sz w:val="21"/>
        </w:rPr>
        <w:t>测试在系统初始化时，能否根据系统初始的网络拓扑找出的FlowPath和有效的DENY规则中找出冲突路径。在控制器中防火墙规则发生变化，或交换机的流表发生变化时，系统能否找到正确的FlowPath和有效的DENY规则。最后找出正确的冲突路径并显示出来。</w:t>
      </w:r>
    </w:p>
    <w:p w:rsidR="00E87B39" w:rsidRPr="001C7179" w:rsidRDefault="00E87B39" w:rsidP="001D5B4A">
      <w:pPr>
        <w:pStyle w:val="a6"/>
        <w:numPr>
          <w:ilvl w:val="0"/>
          <w:numId w:val="13"/>
        </w:numPr>
        <w:spacing w:line="360" w:lineRule="auto"/>
        <w:outlineLvl w:val="1"/>
        <w:rPr>
          <w:rFonts w:ascii="华文黑体" w:eastAsia="华文黑体"/>
          <w:sz w:val="24"/>
          <w:szCs w:val="24"/>
        </w:rPr>
      </w:pPr>
      <w:bookmarkStart w:id="390" w:name="_Toc395540016"/>
      <w:bookmarkStart w:id="391" w:name="_Toc395797752"/>
      <w:r w:rsidRPr="001C7179">
        <w:rPr>
          <w:rFonts w:ascii="华文黑体" w:eastAsia="华文黑体" w:hint="eastAsia"/>
          <w:sz w:val="24"/>
          <w:szCs w:val="24"/>
        </w:rPr>
        <w:t>冲突解决</w:t>
      </w:r>
      <w:bookmarkEnd w:id="390"/>
      <w:bookmarkEnd w:id="391"/>
    </w:p>
    <w:p w:rsidR="00704661" w:rsidRPr="001C7179" w:rsidRDefault="00E87B39" w:rsidP="001C7179">
      <w:pPr>
        <w:spacing w:line="360" w:lineRule="auto"/>
        <w:ind w:firstLineChars="200" w:firstLine="420"/>
        <w:jc w:val="both"/>
        <w:rPr>
          <w:rFonts w:asciiTheme="minorEastAsia" w:eastAsiaTheme="minorEastAsia" w:hAnsiTheme="minorEastAsia"/>
          <w:sz w:val="21"/>
        </w:rPr>
      </w:pPr>
      <w:r w:rsidRPr="001C7179">
        <w:rPr>
          <w:rFonts w:asciiTheme="minorEastAsia" w:eastAsiaTheme="minorEastAsia" w:hAnsiTheme="minorEastAsia" w:hint="eastAsia"/>
          <w:sz w:val="21"/>
        </w:rPr>
        <w:t>测试系统能否解决冲突路径。对于基于单个</w:t>
      </w:r>
      <w:r w:rsidR="00865E98">
        <w:rPr>
          <w:rFonts w:asciiTheme="minorEastAsia" w:eastAsiaTheme="minorEastAsia" w:hAnsiTheme="minorEastAsia" w:hint="eastAsia"/>
          <w:sz w:val="21"/>
        </w:rPr>
        <w:t>IP</w:t>
      </w:r>
      <w:r w:rsidRPr="001C7179">
        <w:rPr>
          <w:rFonts w:asciiTheme="minorEastAsia" w:eastAsiaTheme="minorEastAsia" w:hAnsiTheme="minorEastAsia" w:hint="eastAsia"/>
          <w:sz w:val="21"/>
        </w:rPr>
        <w:t>和基于网段的冲突路径，能否正确的解决。在冲突路径中的网段大于、小于或等于防火墙规则中的网段的范围时，能否正确的解决冲突.。</w:t>
      </w:r>
    </w:p>
    <w:p w:rsidR="00E87B39" w:rsidRPr="001C7179" w:rsidRDefault="00E87B39" w:rsidP="001D5B4A">
      <w:pPr>
        <w:pStyle w:val="a6"/>
        <w:numPr>
          <w:ilvl w:val="0"/>
          <w:numId w:val="13"/>
        </w:numPr>
        <w:spacing w:line="360" w:lineRule="auto"/>
        <w:outlineLvl w:val="1"/>
        <w:rPr>
          <w:rFonts w:ascii="华文黑体" w:eastAsia="华文黑体"/>
          <w:sz w:val="24"/>
          <w:szCs w:val="24"/>
        </w:rPr>
      </w:pPr>
      <w:bookmarkStart w:id="392" w:name="_Toc395540017"/>
      <w:bookmarkStart w:id="393" w:name="_Toc395797753"/>
      <w:commentRangeStart w:id="394"/>
      <w:r w:rsidRPr="001C7179">
        <w:rPr>
          <w:rFonts w:ascii="华文黑体" w:eastAsia="华文黑体" w:hint="eastAsia"/>
          <w:sz w:val="24"/>
          <w:szCs w:val="24"/>
        </w:rPr>
        <w:t>全局流路径</w:t>
      </w:r>
      <w:bookmarkEnd w:id="392"/>
      <w:bookmarkEnd w:id="393"/>
    </w:p>
    <w:p w:rsidR="00E87B39" w:rsidRDefault="00E87B39" w:rsidP="001C7179">
      <w:pPr>
        <w:spacing w:line="360" w:lineRule="auto"/>
        <w:ind w:firstLineChars="200" w:firstLine="420"/>
        <w:jc w:val="both"/>
        <w:rPr>
          <w:rFonts w:asciiTheme="minorEastAsia" w:eastAsiaTheme="minorEastAsia" w:hAnsiTheme="minorEastAsia"/>
          <w:sz w:val="21"/>
        </w:rPr>
      </w:pPr>
      <w:r w:rsidRPr="001C7179">
        <w:rPr>
          <w:rFonts w:asciiTheme="minorEastAsia" w:eastAsiaTheme="minorEastAsia" w:hAnsiTheme="minorEastAsia" w:hint="eastAsia"/>
          <w:sz w:val="21"/>
        </w:rPr>
        <w:t>测试系统能否正确的生成</w:t>
      </w:r>
      <w:r w:rsidR="001C7179" w:rsidRPr="001C7179">
        <w:rPr>
          <w:rFonts w:asciiTheme="minorEastAsia" w:eastAsiaTheme="minorEastAsia" w:hAnsiTheme="minorEastAsia" w:hint="eastAsia"/>
          <w:sz w:val="21"/>
        </w:rPr>
        <w:t>全局的流路径，以及生成的全局流路径能否在浏览器中正确的显示。</w:t>
      </w:r>
    </w:p>
    <w:p w:rsidR="001C7179" w:rsidRDefault="006F501C" w:rsidP="001D5B4A">
      <w:pPr>
        <w:pStyle w:val="a6"/>
        <w:numPr>
          <w:ilvl w:val="0"/>
          <w:numId w:val="14"/>
        </w:numPr>
        <w:spacing w:line="360" w:lineRule="auto"/>
        <w:outlineLvl w:val="0"/>
        <w:rPr>
          <w:rFonts w:ascii="华文黑体" w:eastAsia="华文黑体" w:hAnsiTheme="minorEastAsia"/>
          <w:sz w:val="32"/>
          <w:szCs w:val="32"/>
        </w:rPr>
      </w:pPr>
      <w:bookmarkStart w:id="395" w:name="_Toc395540018"/>
      <w:bookmarkStart w:id="396" w:name="_Toc395797754"/>
      <w:commentRangeEnd w:id="394"/>
      <w:r>
        <w:rPr>
          <w:rStyle w:val="af7"/>
          <w:rFonts w:eastAsia="宋体"/>
          <w:kern w:val="0"/>
        </w:rPr>
        <w:commentReference w:id="394"/>
      </w:r>
      <w:r w:rsidR="001C7179" w:rsidRPr="0086369A">
        <w:rPr>
          <w:rFonts w:ascii="华文黑体" w:eastAsia="华文黑体" w:hAnsiTheme="minorEastAsia" w:hint="eastAsia"/>
          <w:sz w:val="32"/>
          <w:szCs w:val="32"/>
        </w:rPr>
        <w:t>测试用例</w:t>
      </w:r>
      <w:bookmarkEnd w:id="395"/>
      <w:bookmarkEnd w:id="396"/>
    </w:p>
    <w:p w:rsidR="00561B0C" w:rsidRDefault="00561B0C" w:rsidP="007E24EB">
      <w:pPr>
        <w:spacing w:line="360" w:lineRule="auto"/>
        <w:ind w:firstLineChars="200" w:firstLine="420"/>
        <w:jc w:val="both"/>
        <w:rPr>
          <w:rFonts w:asciiTheme="minorEastAsia" w:eastAsiaTheme="minorEastAsia" w:hAnsiTheme="minorEastAsia"/>
          <w:sz w:val="21"/>
          <w:szCs w:val="21"/>
        </w:rPr>
      </w:pPr>
      <w:commentRangeStart w:id="397"/>
      <w:proofErr w:type="gramStart"/>
      <w:r w:rsidRPr="00561B0C">
        <w:rPr>
          <w:rFonts w:asciiTheme="minorEastAsia" w:eastAsiaTheme="minorEastAsia" w:hAnsiTheme="minorEastAsia"/>
          <w:sz w:val="21"/>
          <w:szCs w:val="21"/>
        </w:rPr>
        <w:lastRenderedPageBreak/>
        <w:t>以下</w:t>
      </w:r>
      <w:commentRangeEnd w:id="397"/>
      <w:proofErr w:type="gramEnd"/>
      <w:r w:rsidR="00905C18">
        <w:rPr>
          <w:rStyle w:val="af7"/>
        </w:rPr>
        <w:commentReference w:id="397"/>
      </w:r>
      <w:r w:rsidRPr="00561B0C">
        <w:rPr>
          <w:rFonts w:asciiTheme="minorEastAsia" w:eastAsiaTheme="minorEastAsia" w:hAnsiTheme="minorEastAsia"/>
          <w:sz w:val="21"/>
          <w:szCs w:val="21"/>
        </w:rPr>
        <w:t>测试用例中所说的系统初始化是指，mininet在指定的拓扑结构（见图5-1）下启动，以及向floodlight中添加防火墙规则（见表格5-1</w:t>
      </w:r>
      <w:r>
        <w:rPr>
          <w:rFonts w:asciiTheme="minorEastAsia" w:eastAsiaTheme="minorEastAsia" w:hAnsiTheme="minorEastAsia"/>
          <w:sz w:val="21"/>
          <w:szCs w:val="21"/>
        </w:rPr>
        <w:t>）和流表规则（见</w:t>
      </w:r>
      <w:r>
        <w:rPr>
          <w:rFonts w:asciiTheme="minorEastAsia" w:eastAsiaTheme="minorEastAsia" w:hAnsiTheme="minorEastAsia" w:hint="eastAsia"/>
          <w:sz w:val="21"/>
          <w:szCs w:val="21"/>
        </w:rPr>
        <w:t>附件</w:t>
      </w:r>
      <w:r w:rsidRPr="00561B0C">
        <w:rPr>
          <w:rFonts w:asciiTheme="minorEastAsia" w:eastAsiaTheme="minorEastAsia" w:hAnsiTheme="minorEastAsia"/>
          <w:sz w:val="21"/>
          <w:szCs w:val="21"/>
        </w:rPr>
        <w:t>3sw16h_flows.py）。</w:t>
      </w:r>
    </w:p>
    <w:p w:rsidR="00005E24" w:rsidRDefault="00005E24" w:rsidP="00005E24">
      <w:pPr>
        <w:keepNext/>
        <w:spacing w:line="360" w:lineRule="auto"/>
        <w:jc w:val="both"/>
      </w:pPr>
      <w:r w:rsidRPr="00005E24">
        <w:rPr>
          <w:rFonts w:asciiTheme="minorEastAsia" w:eastAsiaTheme="minorEastAsia" w:hAnsiTheme="minorEastAsia"/>
          <w:noProof/>
          <w:sz w:val="21"/>
          <w:szCs w:val="21"/>
        </w:rPr>
        <w:drawing>
          <wp:inline distT="0" distB="0" distL="0" distR="0">
            <wp:extent cx="6115050" cy="2590800"/>
            <wp:effectExtent l="19050" t="0" r="0" b="0"/>
            <wp:docPr id="16" name="图形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alphaModFix/>
                      <a:lum/>
                    </a:blip>
                    <a:srcRect/>
                    <a:stretch>
                      <a:fillRect/>
                    </a:stretch>
                  </pic:blipFill>
                  <pic:spPr>
                    <a:xfrm>
                      <a:off x="0" y="0"/>
                      <a:ext cx="6119987" cy="2591958"/>
                    </a:xfrm>
                    <a:prstGeom prst="rect">
                      <a:avLst/>
                    </a:prstGeom>
                  </pic:spPr>
                </pic:pic>
              </a:graphicData>
            </a:graphic>
          </wp:inline>
        </w:drawing>
      </w:r>
    </w:p>
    <w:p w:rsidR="00005E24" w:rsidRPr="00287C9B" w:rsidRDefault="00005E24" w:rsidP="00287C9B">
      <w:pPr>
        <w:pStyle w:val="a3"/>
        <w:rPr>
          <w:rFonts w:eastAsiaTheme="minorEastAsia"/>
        </w:rPr>
      </w:pPr>
      <w:bookmarkStart w:id="398" w:name="_Toc395798536"/>
      <w:bookmarkStart w:id="399" w:name="_Toc395800704"/>
      <w:r>
        <w:rPr>
          <w:rFonts w:ascii="宋体" w:eastAsia="宋体" w:hAnsi="宋体" w:cs="宋体" w:hint="eastAsia"/>
        </w:rPr>
        <w:t>图</w:t>
      </w:r>
      <w:r>
        <w:rPr>
          <w:rFonts w:cs="Times New Roman"/>
        </w:rPr>
        <w:t>5-</w:t>
      </w:r>
      <w:r>
        <w:rPr>
          <w:rFonts w:hint="eastAsia"/>
        </w:rPr>
        <w:t xml:space="preserve"> </w:t>
      </w:r>
      <w:fldSimple w:instr=" SEQ 图5- \* ARABIC ">
        <w:r>
          <w:rPr>
            <w:noProof/>
          </w:rPr>
          <w:t>1</w:t>
        </w:r>
      </w:fldSimple>
      <w:r>
        <w:rPr>
          <w:rFonts w:eastAsiaTheme="minorEastAsia" w:hint="eastAsia"/>
        </w:rPr>
        <w:t>初始化拓扑结构</w:t>
      </w:r>
      <w:bookmarkEnd w:id="398"/>
      <w:bookmarkEnd w:id="399"/>
    </w:p>
    <w:p w:rsidR="00005E24" w:rsidRPr="00005E24" w:rsidRDefault="00005E24" w:rsidP="00005E24">
      <w:pPr>
        <w:pStyle w:val="a3"/>
        <w:keepNext/>
        <w:rPr>
          <w:rFonts w:eastAsiaTheme="minorEastAsia"/>
        </w:rPr>
      </w:pPr>
      <w:bookmarkStart w:id="400" w:name="_Toc395800751"/>
      <w:r>
        <w:rPr>
          <w:rFonts w:ascii="宋体" w:eastAsia="宋体" w:hAnsi="宋体" w:cs="宋体" w:hint="eastAsia"/>
        </w:rPr>
        <w:t>表格</w:t>
      </w:r>
      <w:r>
        <w:rPr>
          <w:rFonts w:cs="Times New Roman"/>
        </w:rPr>
        <w:t>5-</w:t>
      </w:r>
      <w:r>
        <w:rPr>
          <w:rFonts w:hint="eastAsia"/>
        </w:rPr>
        <w:t xml:space="preserve"> </w:t>
      </w:r>
      <w:fldSimple w:instr=" SEQ 表格5- \* ARABIC ">
        <w:r>
          <w:rPr>
            <w:noProof/>
          </w:rPr>
          <w:t>1</w:t>
        </w:r>
      </w:fldSimple>
      <w:r>
        <w:rPr>
          <w:rFonts w:eastAsiaTheme="minorEastAsia" w:hint="eastAsia"/>
        </w:rPr>
        <w:t>初始防火墙规则</w:t>
      </w:r>
      <w:bookmarkEnd w:id="400"/>
    </w:p>
    <w:tbl>
      <w:tblPr>
        <w:tblStyle w:val="af3"/>
        <w:tblW w:w="0" w:type="auto"/>
        <w:tblInd w:w="420" w:type="dxa"/>
        <w:tblLook w:val="04A0"/>
      </w:tblPr>
      <w:tblGrid>
        <w:gridCol w:w="2025"/>
        <w:gridCol w:w="2025"/>
        <w:gridCol w:w="2026"/>
        <w:gridCol w:w="2026"/>
      </w:tblGrid>
      <w:tr w:rsidR="00005E24" w:rsidTr="00005E24">
        <w:tc>
          <w:tcPr>
            <w:tcW w:w="2025" w:type="dxa"/>
          </w:tcPr>
          <w:p w:rsidR="00005E24" w:rsidRDefault="00005E24" w:rsidP="000A0953">
            <w:pPr>
              <w:pStyle w:val="a6"/>
              <w:spacing w:line="360" w:lineRule="auto"/>
              <w:ind w:firstLine="0"/>
              <w:rPr>
                <w:rFonts w:asciiTheme="minorEastAsia" w:eastAsiaTheme="minorEastAsia" w:hAnsiTheme="minorEastAsia"/>
                <w:sz w:val="24"/>
                <w:szCs w:val="24"/>
              </w:rPr>
            </w:pPr>
            <w:bookmarkStart w:id="401" w:name="_Toc395540019"/>
            <w:r>
              <w:rPr>
                <w:rFonts w:asciiTheme="minorEastAsia" w:eastAsiaTheme="minorEastAsia" w:hAnsiTheme="minorEastAsia" w:hint="eastAsia"/>
                <w:sz w:val="24"/>
                <w:szCs w:val="24"/>
              </w:rPr>
              <w:t>源地址</w:t>
            </w:r>
          </w:p>
        </w:tc>
        <w:tc>
          <w:tcPr>
            <w:tcW w:w="2025" w:type="dxa"/>
          </w:tcPr>
          <w:p w:rsidR="00005E24" w:rsidRDefault="00005E24" w:rsidP="000A0953">
            <w:pPr>
              <w:pStyle w:val="a6"/>
              <w:spacing w:line="360" w:lineRule="auto"/>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目的地址</w:t>
            </w:r>
          </w:p>
        </w:tc>
        <w:tc>
          <w:tcPr>
            <w:tcW w:w="2026" w:type="dxa"/>
          </w:tcPr>
          <w:p w:rsidR="00005E24" w:rsidRDefault="00005E24" w:rsidP="000A0953">
            <w:pPr>
              <w:pStyle w:val="a6"/>
              <w:spacing w:line="360" w:lineRule="auto"/>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动作</w:t>
            </w:r>
          </w:p>
        </w:tc>
        <w:tc>
          <w:tcPr>
            <w:tcW w:w="2026" w:type="dxa"/>
          </w:tcPr>
          <w:p w:rsidR="00005E24" w:rsidRDefault="00005E24" w:rsidP="000A0953">
            <w:pPr>
              <w:pStyle w:val="a6"/>
              <w:spacing w:line="360" w:lineRule="auto"/>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优先级</w:t>
            </w:r>
          </w:p>
        </w:tc>
      </w:tr>
      <w:tr w:rsidR="00005E24" w:rsidTr="00005E24">
        <w:tc>
          <w:tcPr>
            <w:tcW w:w="2025" w:type="dxa"/>
          </w:tcPr>
          <w:p w:rsidR="00005E24" w:rsidRDefault="00005E24" w:rsidP="000A0953">
            <w:pPr>
              <w:pStyle w:val="a6"/>
              <w:spacing w:line="360" w:lineRule="auto"/>
              <w:ind w:firstLine="0"/>
              <w:rPr>
                <w:rFonts w:asciiTheme="minorEastAsia" w:eastAsiaTheme="minorEastAsia" w:hAnsiTheme="minorEastAsia"/>
                <w:sz w:val="24"/>
                <w:szCs w:val="24"/>
              </w:rPr>
            </w:pPr>
            <w:r>
              <w:rPr>
                <w:rFonts w:ascii="宋体" w:cs="宋体"/>
                <w:sz w:val="22"/>
              </w:rPr>
              <w:t>10.0.0.1/32</w:t>
            </w:r>
          </w:p>
        </w:tc>
        <w:tc>
          <w:tcPr>
            <w:tcW w:w="2025" w:type="dxa"/>
          </w:tcPr>
          <w:p w:rsidR="00005E24" w:rsidRDefault="00005E24" w:rsidP="000A0953">
            <w:pPr>
              <w:pStyle w:val="a6"/>
              <w:spacing w:line="360" w:lineRule="auto"/>
              <w:ind w:firstLine="0"/>
              <w:rPr>
                <w:rFonts w:asciiTheme="minorEastAsia" w:eastAsiaTheme="minorEastAsia" w:hAnsiTheme="minorEastAsia"/>
                <w:sz w:val="24"/>
                <w:szCs w:val="24"/>
              </w:rPr>
            </w:pPr>
            <w:r>
              <w:rPr>
                <w:rFonts w:ascii="宋体" w:cs="宋体"/>
                <w:sz w:val="22"/>
              </w:rPr>
              <w:t>10.0.0.4/32</w:t>
            </w:r>
          </w:p>
        </w:tc>
        <w:tc>
          <w:tcPr>
            <w:tcW w:w="2026" w:type="dxa"/>
          </w:tcPr>
          <w:p w:rsidR="00005E24" w:rsidRDefault="00287C9B" w:rsidP="000A0953">
            <w:pPr>
              <w:pStyle w:val="a6"/>
              <w:spacing w:line="360" w:lineRule="auto"/>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DENY</w:t>
            </w:r>
          </w:p>
        </w:tc>
        <w:tc>
          <w:tcPr>
            <w:tcW w:w="2026" w:type="dxa"/>
          </w:tcPr>
          <w:p w:rsidR="00005E24" w:rsidRDefault="00287C9B" w:rsidP="000A0953">
            <w:pPr>
              <w:pStyle w:val="a6"/>
              <w:spacing w:line="360" w:lineRule="auto"/>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r>
      <w:tr w:rsidR="00005E24" w:rsidTr="00005E24">
        <w:tc>
          <w:tcPr>
            <w:tcW w:w="2025" w:type="dxa"/>
          </w:tcPr>
          <w:p w:rsidR="00005E24" w:rsidRDefault="00005E24" w:rsidP="000A0953">
            <w:pPr>
              <w:pStyle w:val="a6"/>
              <w:spacing w:line="360" w:lineRule="auto"/>
              <w:ind w:firstLine="0"/>
              <w:rPr>
                <w:rFonts w:asciiTheme="minorEastAsia" w:eastAsiaTheme="minorEastAsia" w:hAnsiTheme="minorEastAsia"/>
                <w:sz w:val="24"/>
                <w:szCs w:val="24"/>
              </w:rPr>
            </w:pPr>
            <w:r>
              <w:rPr>
                <w:rFonts w:ascii="宋体" w:cs="宋体"/>
                <w:sz w:val="22"/>
              </w:rPr>
              <w:t>10.0.11.0/24</w:t>
            </w:r>
          </w:p>
        </w:tc>
        <w:tc>
          <w:tcPr>
            <w:tcW w:w="2025" w:type="dxa"/>
          </w:tcPr>
          <w:p w:rsidR="00005E24" w:rsidRDefault="00005E24" w:rsidP="000A0953">
            <w:pPr>
              <w:pStyle w:val="a6"/>
              <w:spacing w:line="360" w:lineRule="auto"/>
              <w:ind w:firstLine="0"/>
              <w:rPr>
                <w:rFonts w:asciiTheme="minorEastAsia" w:eastAsiaTheme="minorEastAsia" w:hAnsiTheme="minorEastAsia"/>
                <w:sz w:val="24"/>
                <w:szCs w:val="24"/>
              </w:rPr>
            </w:pPr>
            <w:r>
              <w:rPr>
                <w:rFonts w:ascii="宋体" w:cs="宋体"/>
                <w:sz w:val="22"/>
              </w:rPr>
              <w:t>10.0.1.0/24</w:t>
            </w:r>
          </w:p>
        </w:tc>
        <w:tc>
          <w:tcPr>
            <w:tcW w:w="2026" w:type="dxa"/>
          </w:tcPr>
          <w:p w:rsidR="00005E24" w:rsidRDefault="00287C9B" w:rsidP="000A0953">
            <w:pPr>
              <w:pStyle w:val="a6"/>
              <w:spacing w:line="360" w:lineRule="auto"/>
              <w:ind w:firstLine="0"/>
              <w:rPr>
                <w:rFonts w:asciiTheme="minorEastAsia" w:eastAsiaTheme="minorEastAsia" w:hAnsiTheme="minorEastAsia"/>
                <w:sz w:val="24"/>
                <w:szCs w:val="24"/>
              </w:rPr>
            </w:pPr>
            <w:r w:rsidRPr="00287C9B">
              <w:rPr>
                <w:rFonts w:asciiTheme="minorEastAsia" w:eastAsiaTheme="minorEastAsia" w:hAnsiTheme="minorEastAsia" w:hint="eastAsia"/>
                <w:sz w:val="24"/>
                <w:szCs w:val="24"/>
              </w:rPr>
              <w:t>DENY</w:t>
            </w:r>
          </w:p>
        </w:tc>
        <w:tc>
          <w:tcPr>
            <w:tcW w:w="2026" w:type="dxa"/>
          </w:tcPr>
          <w:p w:rsidR="00005E24" w:rsidRDefault="00287C9B" w:rsidP="000A0953">
            <w:pPr>
              <w:pStyle w:val="a6"/>
              <w:spacing w:line="360" w:lineRule="auto"/>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r>
      <w:tr w:rsidR="00005E24" w:rsidTr="00005E24">
        <w:tc>
          <w:tcPr>
            <w:tcW w:w="2025" w:type="dxa"/>
          </w:tcPr>
          <w:p w:rsidR="00005E24" w:rsidRPr="00005E24" w:rsidRDefault="00005E24" w:rsidP="000A0953">
            <w:pPr>
              <w:spacing w:line="360" w:lineRule="auto"/>
              <w:jc w:val="both"/>
              <w:rPr>
                <w:rFonts w:asciiTheme="minorEastAsia" w:eastAsiaTheme="minorEastAsia" w:hAnsiTheme="minorEastAsia"/>
                <w:sz w:val="24"/>
                <w:szCs w:val="24"/>
              </w:rPr>
            </w:pPr>
            <w:r w:rsidRPr="00005E24">
              <w:rPr>
                <w:rFonts w:ascii="宋体" w:cs="宋体"/>
                <w:sz w:val="22"/>
              </w:rPr>
              <w:t>10.1.0.0/16</w:t>
            </w:r>
          </w:p>
        </w:tc>
        <w:tc>
          <w:tcPr>
            <w:tcW w:w="2025" w:type="dxa"/>
          </w:tcPr>
          <w:p w:rsidR="00005E24" w:rsidRDefault="00005E24" w:rsidP="000A0953">
            <w:pPr>
              <w:pStyle w:val="a6"/>
              <w:spacing w:line="360" w:lineRule="auto"/>
              <w:ind w:firstLine="0"/>
              <w:rPr>
                <w:rFonts w:asciiTheme="minorEastAsia" w:eastAsiaTheme="minorEastAsia" w:hAnsiTheme="minorEastAsia"/>
                <w:sz w:val="24"/>
                <w:szCs w:val="24"/>
              </w:rPr>
            </w:pPr>
            <w:r>
              <w:rPr>
                <w:rFonts w:ascii="宋体" w:cs="宋体"/>
                <w:sz w:val="22"/>
              </w:rPr>
              <w:t>10.0.12.0/24</w:t>
            </w:r>
          </w:p>
        </w:tc>
        <w:tc>
          <w:tcPr>
            <w:tcW w:w="2026" w:type="dxa"/>
          </w:tcPr>
          <w:p w:rsidR="00005E24" w:rsidRDefault="00287C9B" w:rsidP="000A0953">
            <w:pPr>
              <w:pStyle w:val="a6"/>
              <w:spacing w:line="360" w:lineRule="auto"/>
              <w:ind w:firstLine="0"/>
              <w:rPr>
                <w:rFonts w:asciiTheme="minorEastAsia" w:eastAsiaTheme="minorEastAsia" w:hAnsiTheme="minorEastAsia"/>
                <w:sz w:val="24"/>
                <w:szCs w:val="24"/>
              </w:rPr>
            </w:pPr>
            <w:r w:rsidRPr="00287C9B">
              <w:rPr>
                <w:rFonts w:asciiTheme="minorEastAsia" w:eastAsiaTheme="minorEastAsia" w:hAnsiTheme="minorEastAsia" w:hint="eastAsia"/>
                <w:sz w:val="24"/>
                <w:szCs w:val="24"/>
              </w:rPr>
              <w:t>DENY</w:t>
            </w:r>
          </w:p>
        </w:tc>
        <w:tc>
          <w:tcPr>
            <w:tcW w:w="2026" w:type="dxa"/>
          </w:tcPr>
          <w:p w:rsidR="00005E24" w:rsidRDefault="00287C9B" w:rsidP="000A0953">
            <w:pPr>
              <w:pStyle w:val="a6"/>
              <w:spacing w:line="360" w:lineRule="auto"/>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r>
      <w:tr w:rsidR="00005E24" w:rsidTr="00005E24">
        <w:tc>
          <w:tcPr>
            <w:tcW w:w="2025" w:type="dxa"/>
          </w:tcPr>
          <w:p w:rsidR="00005E24" w:rsidRDefault="00005E24" w:rsidP="000A0953">
            <w:pPr>
              <w:pStyle w:val="a6"/>
              <w:spacing w:line="360" w:lineRule="auto"/>
              <w:ind w:firstLine="0"/>
              <w:rPr>
                <w:rFonts w:asciiTheme="minorEastAsia" w:eastAsiaTheme="minorEastAsia" w:hAnsiTheme="minorEastAsia"/>
                <w:sz w:val="24"/>
                <w:szCs w:val="24"/>
              </w:rPr>
            </w:pPr>
            <w:r>
              <w:rPr>
                <w:rFonts w:ascii="宋体" w:cs="宋体"/>
                <w:sz w:val="22"/>
              </w:rPr>
              <w:t>10.2.2.0/24</w:t>
            </w:r>
          </w:p>
        </w:tc>
        <w:tc>
          <w:tcPr>
            <w:tcW w:w="2025" w:type="dxa"/>
          </w:tcPr>
          <w:p w:rsidR="00005E24" w:rsidRDefault="00005E24" w:rsidP="000A0953">
            <w:pPr>
              <w:pStyle w:val="a6"/>
              <w:spacing w:line="360" w:lineRule="auto"/>
              <w:ind w:firstLine="0"/>
              <w:rPr>
                <w:rFonts w:asciiTheme="minorEastAsia" w:eastAsiaTheme="minorEastAsia" w:hAnsiTheme="minorEastAsia"/>
                <w:sz w:val="24"/>
                <w:szCs w:val="24"/>
              </w:rPr>
            </w:pPr>
            <w:r>
              <w:rPr>
                <w:rFonts w:ascii="宋体" w:cs="宋体"/>
                <w:sz w:val="22"/>
              </w:rPr>
              <w:t>10.0.12.0/24</w:t>
            </w:r>
          </w:p>
        </w:tc>
        <w:tc>
          <w:tcPr>
            <w:tcW w:w="2026" w:type="dxa"/>
          </w:tcPr>
          <w:p w:rsidR="00005E24" w:rsidRDefault="00287C9B" w:rsidP="000A0953">
            <w:pPr>
              <w:pStyle w:val="a6"/>
              <w:spacing w:line="360" w:lineRule="auto"/>
              <w:ind w:firstLine="0"/>
              <w:rPr>
                <w:rFonts w:asciiTheme="minorEastAsia" w:eastAsiaTheme="minorEastAsia" w:hAnsiTheme="minorEastAsia"/>
                <w:sz w:val="24"/>
                <w:szCs w:val="24"/>
              </w:rPr>
            </w:pPr>
            <w:r w:rsidRPr="00287C9B">
              <w:rPr>
                <w:rFonts w:asciiTheme="minorEastAsia" w:eastAsiaTheme="minorEastAsia" w:hAnsiTheme="minorEastAsia" w:hint="eastAsia"/>
                <w:sz w:val="24"/>
                <w:szCs w:val="24"/>
              </w:rPr>
              <w:t>DENY</w:t>
            </w:r>
          </w:p>
        </w:tc>
        <w:tc>
          <w:tcPr>
            <w:tcW w:w="2026" w:type="dxa"/>
          </w:tcPr>
          <w:p w:rsidR="00005E24" w:rsidRDefault="00287C9B" w:rsidP="000A0953">
            <w:pPr>
              <w:pStyle w:val="a6"/>
              <w:spacing w:line="360" w:lineRule="auto"/>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r>
      <w:tr w:rsidR="00005E24" w:rsidTr="00005E24">
        <w:tc>
          <w:tcPr>
            <w:tcW w:w="2025" w:type="dxa"/>
          </w:tcPr>
          <w:p w:rsidR="00005E24" w:rsidRDefault="00005E24" w:rsidP="000A0953">
            <w:pPr>
              <w:pStyle w:val="a6"/>
              <w:spacing w:line="360" w:lineRule="auto"/>
              <w:ind w:firstLine="0"/>
              <w:rPr>
                <w:rFonts w:asciiTheme="minorEastAsia" w:eastAsiaTheme="minorEastAsia" w:hAnsiTheme="minorEastAsia"/>
                <w:sz w:val="24"/>
                <w:szCs w:val="24"/>
              </w:rPr>
            </w:pPr>
            <w:r>
              <w:rPr>
                <w:rFonts w:ascii="宋体" w:cs="宋体"/>
                <w:sz w:val="22"/>
              </w:rPr>
              <w:t>10.0.0.1/32</w:t>
            </w:r>
          </w:p>
        </w:tc>
        <w:tc>
          <w:tcPr>
            <w:tcW w:w="2025" w:type="dxa"/>
          </w:tcPr>
          <w:p w:rsidR="00005E24" w:rsidRDefault="00005E24" w:rsidP="000A0953">
            <w:pPr>
              <w:pStyle w:val="a6"/>
              <w:spacing w:line="360" w:lineRule="auto"/>
              <w:ind w:firstLine="0"/>
              <w:rPr>
                <w:rFonts w:asciiTheme="minorEastAsia" w:eastAsiaTheme="minorEastAsia" w:hAnsiTheme="minorEastAsia"/>
                <w:sz w:val="24"/>
                <w:szCs w:val="24"/>
              </w:rPr>
            </w:pPr>
            <w:r>
              <w:rPr>
                <w:rFonts w:ascii="宋体" w:cs="宋体"/>
                <w:sz w:val="22"/>
              </w:rPr>
              <w:t>10.0.0.5/32</w:t>
            </w:r>
          </w:p>
        </w:tc>
        <w:tc>
          <w:tcPr>
            <w:tcW w:w="2026" w:type="dxa"/>
          </w:tcPr>
          <w:p w:rsidR="00005E24" w:rsidRDefault="00287C9B" w:rsidP="000A0953">
            <w:pPr>
              <w:pStyle w:val="a6"/>
              <w:spacing w:line="360" w:lineRule="auto"/>
              <w:ind w:firstLine="0"/>
              <w:rPr>
                <w:rFonts w:asciiTheme="minorEastAsia" w:eastAsiaTheme="minorEastAsia" w:hAnsiTheme="minorEastAsia"/>
                <w:sz w:val="24"/>
                <w:szCs w:val="24"/>
              </w:rPr>
            </w:pPr>
            <w:r w:rsidRPr="00287C9B">
              <w:rPr>
                <w:rFonts w:asciiTheme="minorEastAsia" w:eastAsiaTheme="minorEastAsia" w:hAnsiTheme="minorEastAsia" w:hint="eastAsia"/>
                <w:sz w:val="24"/>
                <w:szCs w:val="24"/>
              </w:rPr>
              <w:t>DENY</w:t>
            </w:r>
          </w:p>
        </w:tc>
        <w:tc>
          <w:tcPr>
            <w:tcW w:w="2026" w:type="dxa"/>
          </w:tcPr>
          <w:p w:rsidR="00005E24" w:rsidRDefault="00287C9B" w:rsidP="000A0953">
            <w:pPr>
              <w:pStyle w:val="a6"/>
              <w:spacing w:line="360" w:lineRule="auto"/>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r>
      <w:tr w:rsidR="00005E24" w:rsidTr="00005E24">
        <w:tc>
          <w:tcPr>
            <w:tcW w:w="2025" w:type="dxa"/>
          </w:tcPr>
          <w:p w:rsidR="00005E24" w:rsidRDefault="00005E24" w:rsidP="000A0953">
            <w:pPr>
              <w:pStyle w:val="a6"/>
              <w:spacing w:line="360" w:lineRule="auto"/>
              <w:ind w:firstLine="0"/>
              <w:rPr>
                <w:rFonts w:asciiTheme="minorEastAsia" w:eastAsiaTheme="minorEastAsia" w:hAnsiTheme="minorEastAsia"/>
                <w:sz w:val="24"/>
                <w:szCs w:val="24"/>
              </w:rPr>
            </w:pPr>
            <w:r>
              <w:rPr>
                <w:rFonts w:ascii="宋体" w:cs="宋体"/>
                <w:sz w:val="22"/>
              </w:rPr>
              <w:t>10.0.0.1/32</w:t>
            </w:r>
          </w:p>
        </w:tc>
        <w:tc>
          <w:tcPr>
            <w:tcW w:w="2025" w:type="dxa"/>
          </w:tcPr>
          <w:p w:rsidR="00005E24" w:rsidRDefault="00005E24" w:rsidP="000A0953">
            <w:pPr>
              <w:pStyle w:val="a6"/>
              <w:spacing w:line="360" w:lineRule="auto"/>
              <w:ind w:firstLine="0"/>
              <w:rPr>
                <w:rFonts w:asciiTheme="minorEastAsia" w:eastAsiaTheme="minorEastAsia" w:hAnsiTheme="minorEastAsia"/>
                <w:sz w:val="24"/>
                <w:szCs w:val="24"/>
              </w:rPr>
            </w:pPr>
            <w:r>
              <w:rPr>
                <w:rFonts w:ascii="宋体" w:cs="宋体"/>
                <w:sz w:val="22"/>
              </w:rPr>
              <w:t>10.0.0.6/32</w:t>
            </w:r>
          </w:p>
        </w:tc>
        <w:tc>
          <w:tcPr>
            <w:tcW w:w="2026" w:type="dxa"/>
          </w:tcPr>
          <w:p w:rsidR="00005E24" w:rsidRDefault="00287C9B" w:rsidP="000A0953">
            <w:pPr>
              <w:pStyle w:val="a6"/>
              <w:spacing w:line="360" w:lineRule="auto"/>
              <w:ind w:firstLine="0"/>
              <w:rPr>
                <w:rFonts w:asciiTheme="minorEastAsia" w:eastAsiaTheme="minorEastAsia" w:hAnsiTheme="minorEastAsia"/>
                <w:sz w:val="24"/>
                <w:szCs w:val="24"/>
              </w:rPr>
            </w:pPr>
            <w:r w:rsidRPr="00287C9B">
              <w:rPr>
                <w:rFonts w:asciiTheme="minorEastAsia" w:eastAsiaTheme="minorEastAsia" w:hAnsiTheme="minorEastAsia" w:hint="eastAsia"/>
                <w:sz w:val="24"/>
                <w:szCs w:val="24"/>
              </w:rPr>
              <w:t>DENY</w:t>
            </w:r>
          </w:p>
        </w:tc>
        <w:tc>
          <w:tcPr>
            <w:tcW w:w="2026" w:type="dxa"/>
          </w:tcPr>
          <w:p w:rsidR="00005E24" w:rsidRDefault="00287C9B" w:rsidP="000A0953">
            <w:pPr>
              <w:pStyle w:val="a6"/>
              <w:spacing w:line="360" w:lineRule="auto"/>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r>
      <w:tr w:rsidR="00005E24" w:rsidTr="00005E24">
        <w:tc>
          <w:tcPr>
            <w:tcW w:w="2025" w:type="dxa"/>
          </w:tcPr>
          <w:p w:rsidR="00005E24" w:rsidRDefault="00005E24" w:rsidP="000A0953">
            <w:pPr>
              <w:pStyle w:val="a6"/>
              <w:spacing w:line="360" w:lineRule="auto"/>
              <w:ind w:firstLine="0"/>
              <w:rPr>
                <w:rFonts w:asciiTheme="minorEastAsia" w:eastAsiaTheme="minorEastAsia" w:hAnsiTheme="minorEastAsia"/>
                <w:sz w:val="24"/>
                <w:szCs w:val="24"/>
              </w:rPr>
            </w:pPr>
            <w:r>
              <w:rPr>
                <w:rFonts w:ascii="宋体" w:cs="宋体"/>
                <w:sz w:val="22"/>
              </w:rPr>
              <w:t>10.0.0.1/32</w:t>
            </w:r>
          </w:p>
        </w:tc>
        <w:tc>
          <w:tcPr>
            <w:tcW w:w="2025" w:type="dxa"/>
          </w:tcPr>
          <w:p w:rsidR="00005E24" w:rsidRPr="00005E24" w:rsidRDefault="00005E24" w:rsidP="000A0953">
            <w:pPr>
              <w:spacing w:line="360" w:lineRule="auto"/>
              <w:jc w:val="both"/>
              <w:rPr>
                <w:rFonts w:asciiTheme="minorEastAsia" w:eastAsiaTheme="minorEastAsia" w:hAnsiTheme="minorEastAsia"/>
                <w:sz w:val="24"/>
                <w:szCs w:val="24"/>
              </w:rPr>
            </w:pPr>
            <w:r>
              <w:rPr>
                <w:rFonts w:ascii="宋体" w:cs="宋体"/>
                <w:sz w:val="22"/>
                <w:szCs w:val="22"/>
              </w:rPr>
              <w:t>10.0.0.7/32</w:t>
            </w:r>
          </w:p>
        </w:tc>
        <w:tc>
          <w:tcPr>
            <w:tcW w:w="2026" w:type="dxa"/>
          </w:tcPr>
          <w:p w:rsidR="00005E24" w:rsidRDefault="00287C9B" w:rsidP="000A0953">
            <w:pPr>
              <w:pStyle w:val="a6"/>
              <w:spacing w:line="360" w:lineRule="auto"/>
              <w:ind w:firstLine="0"/>
              <w:rPr>
                <w:rFonts w:asciiTheme="minorEastAsia" w:eastAsiaTheme="minorEastAsia" w:hAnsiTheme="minorEastAsia"/>
                <w:sz w:val="24"/>
                <w:szCs w:val="24"/>
              </w:rPr>
            </w:pPr>
            <w:r w:rsidRPr="00287C9B">
              <w:rPr>
                <w:rFonts w:asciiTheme="minorEastAsia" w:eastAsiaTheme="minorEastAsia" w:hAnsiTheme="minorEastAsia" w:hint="eastAsia"/>
                <w:sz w:val="24"/>
                <w:szCs w:val="24"/>
              </w:rPr>
              <w:t>DENY</w:t>
            </w:r>
          </w:p>
        </w:tc>
        <w:tc>
          <w:tcPr>
            <w:tcW w:w="2026" w:type="dxa"/>
          </w:tcPr>
          <w:p w:rsidR="00005E24" w:rsidRDefault="00287C9B" w:rsidP="000A0953">
            <w:pPr>
              <w:pStyle w:val="a6"/>
              <w:spacing w:line="360" w:lineRule="auto"/>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r>
      <w:tr w:rsidR="00005E24" w:rsidTr="00005E24">
        <w:tc>
          <w:tcPr>
            <w:tcW w:w="2025" w:type="dxa"/>
          </w:tcPr>
          <w:p w:rsidR="00005E24" w:rsidRDefault="00005E24" w:rsidP="000A0953">
            <w:pPr>
              <w:pStyle w:val="a6"/>
              <w:spacing w:line="360" w:lineRule="auto"/>
              <w:ind w:firstLine="0"/>
              <w:rPr>
                <w:rFonts w:ascii="宋体" w:cs="宋体"/>
                <w:sz w:val="22"/>
              </w:rPr>
            </w:pPr>
            <w:r>
              <w:rPr>
                <w:rFonts w:ascii="宋体" w:cs="宋体"/>
                <w:sz w:val="22"/>
              </w:rPr>
              <w:t>10.3.0.0/16</w:t>
            </w:r>
          </w:p>
        </w:tc>
        <w:tc>
          <w:tcPr>
            <w:tcW w:w="2025" w:type="dxa"/>
          </w:tcPr>
          <w:p w:rsidR="00005E24" w:rsidRDefault="00005E24" w:rsidP="000A0953">
            <w:pPr>
              <w:spacing w:line="360" w:lineRule="auto"/>
              <w:jc w:val="both"/>
              <w:rPr>
                <w:rFonts w:ascii="宋体" w:cs="宋体"/>
                <w:sz w:val="22"/>
                <w:szCs w:val="22"/>
              </w:rPr>
            </w:pPr>
            <w:r>
              <w:rPr>
                <w:rFonts w:ascii="宋体" w:cs="宋体"/>
                <w:sz w:val="22"/>
                <w:szCs w:val="22"/>
              </w:rPr>
              <w:t>10.0.0.0/24</w:t>
            </w:r>
          </w:p>
        </w:tc>
        <w:tc>
          <w:tcPr>
            <w:tcW w:w="2026" w:type="dxa"/>
          </w:tcPr>
          <w:p w:rsidR="00005E24" w:rsidRDefault="00287C9B" w:rsidP="000A0953">
            <w:pPr>
              <w:pStyle w:val="a6"/>
              <w:spacing w:line="360" w:lineRule="auto"/>
              <w:ind w:firstLine="0"/>
              <w:rPr>
                <w:rFonts w:asciiTheme="minorEastAsia" w:eastAsiaTheme="minorEastAsia" w:hAnsiTheme="minorEastAsia"/>
                <w:sz w:val="24"/>
                <w:szCs w:val="24"/>
              </w:rPr>
            </w:pPr>
            <w:r w:rsidRPr="00287C9B">
              <w:rPr>
                <w:rFonts w:asciiTheme="minorEastAsia" w:eastAsiaTheme="minorEastAsia" w:hAnsiTheme="minorEastAsia" w:hint="eastAsia"/>
                <w:sz w:val="24"/>
                <w:szCs w:val="24"/>
              </w:rPr>
              <w:t>DENY</w:t>
            </w:r>
          </w:p>
        </w:tc>
        <w:tc>
          <w:tcPr>
            <w:tcW w:w="2026" w:type="dxa"/>
          </w:tcPr>
          <w:p w:rsidR="00005E24" w:rsidRDefault="00287C9B" w:rsidP="000A0953">
            <w:pPr>
              <w:pStyle w:val="a6"/>
              <w:spacing w:line="360" w:lineRule="auto"/>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r>
    </w:tbl>
    <w:p w:rsidR="00005E24" w:rsidRPr="00287C9B" w:rsidRDefault="00287C9B" w:rsidP="000A0953">
      <w:pPr>
        <w:pStyle w:val="a6"/>
        <w:spacing w:line="360" w:lineRule="auto"/>
        <w:ind w:firstLineChars="200"/>
        <w:rPr>
          <w:rFonts w:asciiTheme="minorEastAsia" w:eastAsiaTheme="minorEastAsia" w:hAnsiTheme="minorEastAsia"/>
          <w:sz w:val="21"/>
          <w:szCs w:val="21"/>
        </w:rPr>
      </w:pPr>
      <w:r w:rsidRPr="00287C9B">
        <w:rPr>
          <w:rFonts w:asciiTheme="minorEastAsia" w:eastAsiaTheme="minorEastAsia" w:hAnsiTheme="minorEastAsia" w:hint="eastAsia"/>
          <w:sz w:val="21"/>
          <w:szCs w:val="21"/>
        </w:rPr>
        <w:t>在添加防火墙规则之前需要在运行控制器的主机上输入以下指令：</w:t>
      </w:r>
    </w:p>
    <w:p w:rsidR="00287C9B" w:rsidRPr="00287C9B" w:rsidRDefault="00287C9B" w:rsidP="000A0953">
      <w:pPr>
        <w:suppressAutoHyphens w:val="0"/>
        <w:autoSpaceDE w:val="0"/>
        <w:autoSpaceDN w:val="0"/>
        <w:adjustRightInd w:val="0"/>
        <w:spacing w:line="360" w:lineRule="auto"/>
        <w:ind w:firstLineChars="200" w:firstLine="420"/>
        <w:jc w:val="both"/>
        <w:rPr>
          <w:rFonts w:ascii="宋体" w:cs="宋体"/>
          <w:sz w:val="21"/>
          <w:szCs w:val="21"/>
        </w:rPr>
      </w:pPr>
      <w:proofErr w:type="gramStart"/>
      <w:r w:rsidRPr="00287C9B">
        <w:rPr>
          <w:rFonts w:ascii="宋体" w:cs="宋体"/>
          <w:sz w:val="21"/>
          <w:szCs w:val="21"/>
        </w:rPr>
        <w:t>curl</w:t>
      </w:r>
      <w:proofErr w:type="gramEnd"/>
      <w:r w:rsidRPr="00287C9B">
        <w:rPr>
          <w:rFonts w:ascii="宋体" w:cs="宋体"/>
          <w:sz w:val="21"/>
          <w:szCs w:val="21"/>
        </w:rPr>
        <w:t xml:space="preserve"> http://localhost:8080/wm/firewall/module/enable/json</w:t>
      </w:r>
    </w:p>
    <w:p w:rsidR="00287C9B" w:rsidRPr="00287C9B" w:rsidRDefault="00287C9B" w:rsidP="000A0953">
      <w:pPr>
        <w:suppressAutoHyphens w:val="0"/>
        <w:autoSpaceDE w:val="0"/>
        <w:autoSpaceDN w:val="0"/>
        <w:adjustRightInd w:val="0"/>
        <w:spacing w:line="360" w:lineRule="auto"/>
        <w:ind w:firstLineChars="200" w:firstLine="420"/>
        <w:jc w:val="both"/>
        <w:rPr>
          <w:rFonts w:ascii="宋体" w:cs="宋体"/>
          <w:sz w:val="21"/>
          <w:szCs w:val="21"/>
        </w:rPr>
      </w:pPr>
      <w:proofErr w:type="gramStart"/>
      <w:r w:rsidRPr="00287C9B">
        <w:rPr>
          <w:rFonts w:ascii="宋体" w:cs="宋体"/>
          <w:sz w:val="21"/>
          <w:szCs w:val="21"/>
        </w:rPr>
        <w:t>curl</w:t>
      </w:r>
      <w:proofErr w:type="gramEnd"/>
      <w:r w:rsidRPr="00287C9B">
        <w:rPr>
          <w:rFonts w:ascii="宋体" w:cs="宋体"/>
          <w:sz w:val="21"/>
          <w:szCs w:val="21"/>
        </w:rPr>
        <w:t xml:space="preserve"> -X POST -d '{"switchid": "00:00:00:00:00:00:00:03","priority":"1"}' http://localhost:8080/wm/firewall/rules/json</w:t>
      </w:r>
    </w:p>
    <w:p w:rsidR="00287C9B" w:rsidRPr="00287C9B" w:rsidRDefault="00287C9B" w:rsidP="000A0953">
      <w:pPr>
        <w:suppressAutoHyphens w:val="0"/>
        <w:autoSpaceDE w:val="0"/>
        <w:autoSpaceDN w:val="0"/>
        <w:adjustRightInd w:val="0"/>
        <w:spacing w:line="360" w:lineRule="auto"/>
        <w:ind w:firstLineChars="200" w:firstLine="420"/>
        <w:jc w:val="both"/>
        <w:rPr>
          <w:rFonts w:ascii="宋体" w:cs="宋体"/>
          <w:sz w:val="21"/>
          <w:szCs w:val="21"/>
        </w:rPr>
      </w:pPr>
      <w:proofErr w:type="gramStart"/>
      <w:r w:rsidRPr="00287C9B">
        <w:rPr>
          <w:rFonts w:ascii="宋体" w:cs="宋体"/>
          <w:sz w:val="21"/>
          <w:szCs w:val="21"/>
        </w:rPr>
        <w:t>curl</w:t>
      </w:r>
      <w:proofErr w:type="gramEnd"/>
      <w:r w:rsidRPr="00287C9B">
        <w:rPr>
          <w:rFonts w:ascii="宋体" w:cs="宋体"/>
          <w:sz w:val="21"/>
          <w:szCs w:val="21"/>
        </w:rPr>
        <w:t xml:space="preserve"> -X POST -d '{"switchid": "00:00:00:00:00:00:00:04","priority":"1"}' http://localhost:8080/wm/firewall/rules/json</w:t>
      </w:r>
    </w:p>
    <w:p w:rsidR="00287C9B" w:rsidRPr="00287C9B" w:rsidRDefault="00287C9B" w:rsidP="000A0953">
      <w:pPr>
        <w:suppressAutoHyphens w:val="0"/>
        <w:autoSpaceDE w:val="0"/>
        <w:autoSpaceDN w:val="0"/>
        <w:adjustRightInd w:val="0"/>
        <w:spacing w:line="360" w:lineRule="auto"/>
        <w:ind w:firstLineChars="200" w:firstLine="420"/>
        <w:jc w:val="both"/>
        <w:rPr>
          <w:rFonts w:ascii="宋体" w:cs="宋体"/>
          <w:sz w:val="21"/>
          <w:szCs w:val="21"/>
        </w:rPr>
      </w:pPr>
      <w:proofErr w:type="gramStart"/>
      <w:r w:rsidRPr="00287C9B">
        <w:rPr>
          <w:rFonts w:ascii="宋体" w:cs="宋体"/>
          <w:sz w:val="21"/>
          <w:szCs w:val="21"/>
        </w:rPr>
        <w:lastRenderedPageBreak/>
        <w:t>curl</w:t>
      </w:r>
      <w:proofErr w:type="gramEnd"/>
      <w:r w:rsidRPr="00287C9B">
        <w:rPr>
          <w:rFonts w:ascii="宋体" w:cs="宋体"/>
          <w:sz w:val="21"/>
          <w:szCs w:val="21"/>
        </w:rPr>
        <w:t xml:space="preserve"> -X POST -d '{"switchid": "00:00:00:00:00:00:00:05","priority":"1"}' http://localhost:8080/wm/firewall/rules/json</w:t>
      </w:r>
    </w:p>
    <w:p w:rsidR="001C7179" w:rsidRPr="002F3AA6" w:rsidRDefault="001C7179" w:rsidP="001D5B4A">
      <w:pPr>
        <w:pStyle w:val="a6"/>
        <w:numPr>
          <w:ilvl w:val="0"/>
          <w:numId w:val="15"/>
        </w:numPr>
        <w:spacing w:line="360" w:lineRule="auto"/>
        <w:outlineLvl w:val="1"/>
        <w:rPr>
          <w:rFonts w:asciiTheme="minorEastAsia" w:eastAsiaTheme="minorEastAsia" w:hAnsiTheme="minorEastAsia"/>
          <w:sz w:val="24"/>
          <w:szCs w:val="24"/>
        </w:rPr>
      </w:pPr>
      <w:bookmarkStart w:id="402" w:name="_Toc395797755"/>
      <w:r w:rsidRPr="002F3AA6">
        <w:rPr>
          <w:rFonts w:asciiTheme="minorEastAsia" w:eastAsiaTheme="minorEastAsia" w:hAnsiTheme="minorEastAsia"/>
          <w:sz w:val="24"/>
          <w:szCs w:val="24"/>
        </w:rPr>
        <w:t>防火墙规则</w:t>
      </w:r>
      <w:commentRangeStart w:id="403"/>
      <w:r w:rsidRPr="002F3AA6">
        <w:rPr>
          <w:rFonts w:asciiTheme="minorEastAsia" w:eastAsiaTheme="minorEastAsia" w:hAnsiTheme="minorEastAsia"/>
          <w:sz w:val="24"/>
          <w:szCs w:val="24"/>
        </w:rPr>
        <w:t>管理</w:t>
      </w:r>
      <w:bookmarkEnd w:id="401"/>
      <w:bookmarkEnd w:id="402"/>
      <w:commentRangeEnd w:id="403"/>
      <w:r w:rsidR="006F501C">
        <w:rPr>
          <w:rStyle w:val="af7"/>
          <w:rFonts w:eastAsia="宋体"/>
          <w:kern w:val="0"/>
        </w:rPr>
        <w:commentReference w:id="403"/>
      </w:r>
    </w:p>
    <w:p w:rsidR="0086369A" w:rsidRPr="0086369A" w:rsidRDefault="001C7179" w:rsidP="001D5B4A">
      <w:pPr>
        <w:pStyle w:val="a6"/>
        <w:numPr>
          <w:ilvl w:val="0"/>
          <w:numId w:val="16"/>
        </w:numPr>
        <w:spacing w:line="360" w:lineRule="auto"/>
        <w:outlineLvl w:val="2"/>
        <w:rPr>
          <w:rFonts w:asciiTheme="minorEastAsia" w:eastAsiaTheme="minorEastAsia" w:hAnsiTheme="minorEastAsia"/>
          <w:sz w:val="24"/>
          <w:szCs w:val="24"/>
        </w:rPr>
      </w:pPr>
      <w:bookmarkStart w:id="404" w:name="_Toc395540020"/>
      <w:bookmarkStart w:id="405" w:name="_Toc395797756"/>
      <w:r w:rsidRPr="002F3AA6">
        <w:rPr>
          <w:rFonts w:asciiTheme="minorEastAsia" w:eastAsiaTheme="minorEastAsia" w:hAnsiTheme="minorEastAsia"/>
          <w:sz w:val="24"/>
          <w:szCs w:val="24"/>
        </w:rPr>
        <w:t>显示防火墙规</w:t>
      </w:r>
      <w:bookmarkEnd w:id="404"/>
      <w:r w:rsidR="00623850">
        <w:rPr>
          <w:rFonts w:asciiTheme="minorEastAsia" w:eastAsiaTheme="minorEastAsia" w:hAnsiTheme="minorEastAsia" w:hint="eastAsia"/>
          <w:sz w:val="24"/>
          <w:szCs w:val="24"/>
        </w:rPr>
        <w:t>则</w:t>
      </w:r>
      <w:bookmarkEnd w:id="405"/>
    </w:p>
    <w:p w:rsidR="0086369A" w:rsidRDefault="0086369A" w:rsidP="0086369A">
      <w:pPr>
        <w:pStyle w:val="a3"/>
        <w:keepNext/>
      </w:pPr>
      <w:bookmarkStart w:id="406" w:name="_Toc395599830"/>
      <w:bookmarkStart w:id="407" w:name="_Toc395800752"/>
      <w:r>
        <w:rPr>
          <w:rFonts w:ascii="宋体" w:eastAsia="宋体" w:hAnsi="宋体" w:cs="宋体" w:hint="eastAsia"/>
        </w:rPr>
        <w:t>表格</w:t>
      </w:r>
      <w:r>
        <w:rPr>
          <w:rFonts w:cs="Times New Roman"/>
        </w:rPr>
        <w:t>5-</w:t>
      </w:r>
      <w:r>
        <w:rPr>
          <w:rFonts w:hint="eastAsia"/>
        </w:rPr>
        <w:t xml:space="preserve"> </w:t>
      </w:r>
      <w:fldSimple w:instr=" SEQ 表格5- \* ARABIC ">
        <w:r w:rsidR="00005E24">
          <w:rPr>
            <w:noProof/>
          </w:rPr>
          <w:t>2</w:t>
        </w:r>
      </w:fldSimple>
      <w:r w:rsidR="0084018F" w:rsidRPr="0086369A">
        <w:rPr>
          <w:rFonts w:ascii="宋体" w:eastAsia="宋体" w:hAnsi="宋体" w:cs="宋体" w:hint="eastAsia"/>
        </w:rPr>
        <w:t>显示初始防火墙规则</w:t>
      </w:r>
      <w:bookmarkEnd w:id="406"/>
      <w:bookmarkEnd w:id="407"/>
    </w:p>
    <w:tbl>
      <w:tblPr>
        <w:tblW w:w="0" w:type="auto"/>
        <w:tblBorders>
          <w:top w:val="single" w:sz="2" w:space="0" w:color="000001"/>
          <w:left w:val="single" w:sz="2" w:space="0" w:color="000001"/>
          <w:bottom w:val="single" w:sz="2" w:space="0" w:color="000001"/>
        </w:tblBorders>
        <w:tblLayout w:type="fixed"/>
        <w:tblCellMar>
          <w:left w:w="10" w:type="dxa"/>
          <w:right w:w="10" w:type="dxa"/>
        </w:tblCellMar>
        <w:tblLook w:val="04A0"/>
      </w:tblPr>
      <w:tblGrid>
        <w:gridCol w:w="1227"/>
        <w:gridCol w:w="7295"/>
      </w:tblGrid>
      <w:tr w:rsidR="001C7179" w:rsidRPr="001C7179" w:rsidTr="002F3AA6">
        <w:tc>
          <w:tcPr>
            <w:tcW w:w="1227" w:type="dxa"/>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序号</w:t>
            </w:r>
          </w:p>
        </w:tc>
        <w:tc>
          <w:tcPr>
            <w:tcW w:w="7295" w:type="dxa"/>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1</w:t>
            </w:r>
          </w:p>
        </w:tc>
      </w:tr>
      <w:tr w:rsidR="001C7179" w:rsidRPr="001C7179" w:rsidTr="002F3AA6">
        <w:tc>
          <w:tcPr>
            <w:tcW w:w="1227" w:type="dxa"/>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名称</w:t>
            </w:r>
          </w:p>
        </w:tc>
        <w:tc>
          <w:tcPr>
            <w:tcW w:w="7295"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显示初始防火墙规则</w:t>
            </w:r>
          </w:p>
        </w:tc>
      </w:tr>
      <w:tr w:rsidR="001C7179" w:rsidRPr="001C7179" w:rsidTr="002F3AA6">
        <w:tc>
          <w:tcPr>
            <w:tcW w:w="1227" w:type="dxa"/>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预置条件</w:t>
            </w:r>
          </w:p>
        </w:tc>
        <w:tc>
          <w:tcPr>
            <w:tcW w:w="7295"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commentRangeStart w:id="408"/>
            <w:r w:rsidRPr="007139D1">
              <w:rPr>
                <w:rFonts w:asciiTheme="minorEastAsia" w:eastAsiaTheme="minorEastAsia" w:hAnsiTheme="minorEastAsia"/>
                <w:sz w:val="21"/>
                <w:szCs w:val="21"/>
              </w:rPr>
              <w:t>系统初始化添加防火墙规则</w:t>
            </w:r>
            <w:commentRangeEnd w:id="408"/>
            <w:r w:rsidR="00905C18">
              <w:rPr>
                <w:rStyle w:val="af7"/>
              </w:rPr>
              <w:commentReference w:id="408"/>
            </w:r>
          </w:p>
        </w:tc>
      </w:tr>
      <w:tr w:rsidR="001C7179" w:rsidRPr="001C7179" w:rsidTr="002F3AA6">
        <w:tc>
          <w:tcPr>
            <w:tcW w:w="1227" w:type="dxa"/>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测试步骤</w:t>
            </w:r>
          </w:p>
        </w:tc>
        <w:tc>
          <w:tcPr>
            <w:tcW w:w="7295"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1. 启动控制器和SDNGuard</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2. 登录SDNGuard</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3. 单击防火墙，显示防火墙规则</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4. 选中规则，显示规则详细信息</w:t>
            </w:r>
          </w:p>
        </w:tc>
      </w:tr>
      <w:tr w:rsidR="001C7179" w:rsidRPr="001C7179" w:rsidTr="002F3AA6">
        <w:tc>
          <w:tcPr>
            <w:tcW w:w="1227" w:type="dxa"/>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预期结果</w:t>
            </w:r>
          </w:p>
        </w:tc>
        <w:tc>
          <w:tcPr>
            <w:tcW w:w="7295"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能准确显示防火墙规则及其详细信息</w:t>
            </w:r>
          </w:p>
        </w:tc>
      </w:tr>
    </w:tbl>
    <w:p w:rsidR="001C7179" w:rsidRPr="007139D1" w:rsidRDefault="001C7179" w:rsidP="007139D1">
      <w:pPr>
        <w:spacing w:line="360" w:lineRule="auto"/>
        <w:jc w:val="both"/>
        <w:rPr>
          <w:rFonts w:asciiTheme="minorEastAsia" w:eastAsiaTheme="minorEastAsia" w:hAnsiTheme="minorEastAsia"/>
          <w:sz w:val="21"/>
          <w:szCs w:val="21"/>
        </w:rPr>
      </w:pPr>
    </w:p>
    <w:p w:rsidR="0086369A" w:rsidRPr="0086369A" w:rsidRDefault="0086369A" w:rsidP="0086369A">
      <w:pPr>
        <w:pStyle w:val="a3"/>
        <w:keepNext/>
      </w:pPr>
      <w:bookmarkStart w:id="409" w:name="_Toc395599831"/>
      <w:bookmarkStart w:id="410" w:name="_Toc395800753"/>
      <w:r>
        <w:rPr>
          <w:rFonts w:ascii="宋体" w:eastAsia="宋体" w:hAnsi="宋体" w:cs="宋体" w:hint="eastAsia"/>
        </w:rPr>
        <w:t>表格</w:t>
      </w:r>
      <w:r>
        <w:rPr>
          <w:rFonts w:cs="Times New Roman"/>
        </w:rPr>
        <w:t>5-</w:t>
      </w:r>
      <w:r>
        <w:rPr>
          <w:rFonts w:hint="eastAsia"/>
        </w:rPr>
        <w:t xml:space="preserve"> </w:t>
      </w:r>
      <w:fldSimple w:instr=" SEQ 表格5- \* ARABIC ">
        <w:r w:rsidR="00005E24">
          <w:rPr>
            <w:noProof/>
          </w:rPr>
          <w:t>3</w:t>
        </w:r>
      </w:fldSimple>
      <w:r w:rsidR="0084018F" w:rsidRPr="0086369A">
        <w:rPr>
          <w:rFonts w:ascii="宋体" w:eastAsia="宋体" w:hAnsi="宋体" w:cs="宋体" w:hint="eastAsia"/>
        </w:rPr>
        <w:t>动态显示防火墙规则变化</w:t>
      </w:r>
      <w:bookmarkEnd w:id="409"/>
      <w:bookmarkEnd w:id="410"/>
    </w:p>
    <w:tbl>
      <w:tblPr>
        <w:tblW w:w="5000" w:type="pct"/>
        <w:tblBorders>
          <w:top w:val="single" w:sz="2" w:space="0" w:color="000001"/>
          <w:left w:val="single" w:sz="2" w:space="0" w:color="000001"/>
          <w:bottom w:val="single" w:sz="2" w:space="0" w:color="000001"/>
        </w:tblBorders>
        <w:tblCellMar>
          <w:left w:w="10" w:type="dxa"/>
          <w:right w:w="10" w:type="dxa"/>
        </w:tblCellMar>
        <w:tblLook w:val="04A0"/>
      </w:tblPr>
      <w:tblGrid>
        <w:gridCol w:w="1440"/>
        <w:gridCol w:w="7082"/>
      </w:tblGrid>
      <w:tr w:rsidR="001C7179" w:rsidRPr="001C7179" w:rsidTr="002F3AA6">
        <w:tc>
          <w:tcPr>
            <w:tcW w:w="845" w:type="pct"/>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序号</w:t>
            </w:r>
          </w:p>
        </w:tc>
        <w:tc>
          <w:tcPr>
            <w:tcW w:w="4155" w:type="pct"/>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2</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名称</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动态显示防火墙规则变化</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预置条件</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系统初始化添加防火墙规则</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测试步骤</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1. 启动防火墙管理界面。步骤同上，以下略述。</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2. 修改防火墙规则（添加或删除）</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3. 刷新显示，看是否有规则添加或删除</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预期结果</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能准确显示防火墙规则及其详细信息</w:t>
            </w:r>
          </w:p>
        </w:tc>
      </w:tr>
    </w:tbl>
    <w:p w:rsidR="001C7179" w:rsidRPr="002F3AA6" w:rsidRDefault="001C7179" w:rsidP="001D5B4A">
      <w:pPr>
        <w:pStyle w:val="a6"/>
        <w:numPr>
          <w:ilvl w:val="0"/>
          <w:numId w:val="16"/>
        </w:numPr>
        <w:spacing w:line="360" w:lineRule="auto"/>
        <w:outlineLvl w:val="2"/>
        <w:rPr>
          <w:rFonts w:asciiTheme="minorEastAsia" w:eastAsiaTheme="minorEastAsia" w:hAnsiTheme="minorEastAsia"/>
          <w:sz w:val="24"/>
          <w:szCs w:val="24"/>
        </w:rPr>
      </w:pPr>
      <w:bookmarkStart w:id="411" w:name="_Toc395540021"/>
      <w:bookmarkStart w:id="412" w:name="_Toc395797757"/>
      <w:r w:rsidRPr="002F3AA6">
        <w:rPr>
          <w:rFonts w:asciiTheme="minorEastAsia" w:eastAsiaTheme="minorEastAsia" w:hAnsiTheme="minorEastAsia" w:cs="宋体" w:hint="eastAsia"/>
          <w:sz w:val="24"/>
          <w:szCs w:val="24"/>
        </w:rPr>
        <w:t>添加防火墙规则</w:t>
      </w:r>
      <w:bookmarkEnd w:id="411"/>
      <w:bookmarkEnd w:id="412"/>
    </w:p>
    <w:p w:rsidR="0084018F" w:rsidRDefault="0084018F" w:rsidP="0084018F">
      <w:pPr>
        <w:pStyle w:val="a3"/>
        <w:keepNext/>
      </w:pPr>
      <w:bookmarkStart w:id="413" w:name="_Toc395599832"/>
      <w:bookmarkStart w:id="414" w:name="_Toc395800754"/>
      <w:r>
        <w:rPr>
          <w:rFonts w:ascii="宋体" w:eastAsia="宋体" w:hAnsi="宋体" w:cs="宋体" w:hint="eastAsia"/>
        </w:rPr>
        <w:t>表格</w:t>
      </w:r>
      <w:r>
        <w:rPr>
          <w:rFonts w:cs="Times New Roman"/>
        </w:rPr>
        <w:t>5-</w:t>
      </w:r>
      <w:r>
        <w:rPr>
          <w:rFonts w:hint="eastAsia"/>
        </w:rPr>
        <w:t xml:space="preserve"> </w:t>
      </w:r>
      <w:fldSimple w:instr=" SEQ 表格5- \* ARABIC ">
        <w:r w:rsidR="00005E24">
          <w:rPr>
            <w:noProof/>
          </w:rPr>
          <w:t>4</w:t>
        </w:r>
      </w:fldSimple>
      <w:r w:rsidRPr="0084018F">
        <w:rPr>
          <w:rFonts w:ascii="宋体" w:eastAsia="宋体" w:hAnsi="宋体" w:cs="宋体" w:hint="eastAsia"/>
        </w:rPr>
        <w:t>添加防火墙规则</w:t>
      </w:r>
      <w:bookmarkEnd w:id="413"/>
      <w:bookmarkEnd w:id="414"/>
    </w:p>
    <w:tbl>
      <w:tblPr>
        <w:tblW w:w="5000" w:type="pct"/>
        <w:tblBorders>
          <w:top w:val="single" w:sz="2" w:space="0" w:color="000001"/>
          <w:left w:val="single" w:sz="2" w:space="0" w:color="000001"/>
          <w:bottom w:val="single" w:sz="2" w:space="0" w:color="000001"/>
        </w:tblBorders>
        <w:tblCellMar>
          <w:left w:w="10" w:type="dxa"/>
          <w:right w:w="10" w:type="dxa"/>
        </w:tblCellMar>
        <w:tblLook w:val="04A0"/>
      </w:tblPr>
      <w:tblGrid>
        <w:gridCol w:w="1440"/>
        <w:gridCol w:w="7082"/>
      </w:tblGrid>
      <w:tr w:rsidR="001C7179" w:rsidRPr="001C7179" w:rsidTr="002F3AA6">
        <w:tc>
          <w:tcPr>
            <w:tcW w:w="845" w:type="pct"/>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序号</w:t>
            </w:r>
          </w:p>
        </w:tc>
        <w:tc>
          <w:tcPr>
            <w:tcW w:w="4155" w:type="pct"/>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3</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名称</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添加防火墙规则</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预置条件</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系统初始化添加防火墙规则</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测试步骤</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1. </w:t>
            </w:r>
            <w:r w:rsidRPr="007139D1">
              <w:rPr>
                <w:rFonts w:asciiTheme="minorEastAsia" w:eastAsiaTheme="minorEastAsia" w:hAnsiTheme="minorEastAsia" w:cs="宋体" w:hint="eastAsia"/>
                <w:sz w:val="21"/>
                <w:szCs w:val="21"/>
              </w:rPr>
              <w:t>启动防火墙规则管理。</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lastRenderedPageBreak/>
              <w:t xml:space="preserve">2. </w:t>
            </w:r>
            <w:r w:rsidRPr="007139D1">
              <w:rPr>
                <w:rFonts w:asciiTheme="minorEastAsia" w:eastAsiaTheme="minorEastAsia" w:hAnsiTheme="minorEastAsia" w:cs="宋体" w:hint="eastAsia"/>
                <w:sz w:val="21"/>
                <w:szCs w:val="21"/>
              </w:rPr>
              <w:t>选择新建规则。</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3. </w:t>
            </w:r>
            <w:r w:rsidRPr="007139D1">
              <w:rPr>
                <w:rFonts w:asciiTheme="minorEastAsia" w:eastAsiaTheme="minorEastAsia" w:hAnsiTheme="minorEastAsia" w:cs="宋体" w:hint="eastAsia"/>
                <w:sz w:val="21"/>
                <w:szCs w:val="21"/>
              </w:rPr>
              <w:t>填写防火墙规则参数值。</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4. </w:t>
            </w:r>
            <w:r w:rsidRPr="007139D1">
              <w:rPr>
                <w:rFonts w:asciiTheme="minorEastAsia" w:eastAsiaTheme="minorEastAsia" w:hAnsiTheme="minorEastAsia" w:cs="宋体" w:hint="eastAsia"/>
                <w:sz w:val="21"/>
                <w:szCs w:val="21"/>
              </w:rPr>
              <w:t>单击保存规则，防火墙规则写入控制器。</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lastRenderedPageBreak/>
              <w:t>预期结果</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防火墙规则成功写入，刷新显示可看到新添加的规则。</w:t>
            </w:r>
          </w:p>
        </w:tc>
      </w:tr>
    </w:tbl>
    <w:p w:rsidR="001C7179" w:rsidRPr="002F3AA6" w:rsidRDefault="001C7179" w:rsidP="001D5B4A">
      <w:pPr>
        <w:pStyle w:val="a6"/>
        <w:numPr>
          <w:ilvl w:val="0"/>
          <w:numId w:val="16"/>
        </w:numPr>
        <w:spacing w:line="360" w:lineRule="auto"/>
        <w:outlineLvl w:val="2"/>
        <w:rPr>
          <w:rFonts w:asciiTheme="minorEastAsia" w:eastAsiaTheme="minorEastAsia" w:hAnsiTheme="minorEastAsia"/>
          <w:sz w:val="24"/>
          <w:szCs w:val="24"/>
        </w:rPr>
      </w:pPr>
      <w:bookmarkStart w:id="415" w:name="_Toc395540022"/>
      <w:bookmarkStart w:id="416" w:name="_Toc395797758"/>
      <w:r w:rsidRPr="002F3AA6">
        <w:rPr>
          <w:rFonts w:asciiTheme="minorEastAsia" w:eastAsiaTheme="minorEastAsia" w:hAnsiTheme="minorEastAsia" w:cs="宋体" w:hint="eastAsia"/>
          <w:sz w:val="24"/>
          <w:szCs w:val="24"/>
        </w:rPr>
        <w:t>删除防火墙规则</w:t>
      </w:r>
      <w:bookmarkEnd w:id="415"/>
      <w:bookmarkEnd w:id="416"/>
    </w:p>
    <w:p w:rsidR="0084018F" w:rsidRDefault="0084018F" w:rsidP="0084018F">
      <w:pPr>
        <w:pStyle w:val="a3"/>
        <w:keepNext/>
      </w:pPr>
      <w:bookmarkStart w:id="417" w:name="_Toc395599833"/>
      <w:bookmarkStart w:id="418" w:name="_Toc395800755"/>
      <w:r>
        <w:rPr>
          <w:rFonts w:hint="eastAsia"/>
        </w:rPr>
        <w:t xml:space="preserve">表格5- </w:t>
      </w:r>
      <w:fldSimple w:instr=" SEQ 表格5- \* ARABIC ">
        <w:r w:rsidR="00005E24">
          <w:rPr>
            <w:noProof/>
          </w:rPr>
          <w:t>5</w:t>
        </w:r>
      </w:fldSimple>
      <w:r w:rsidRPr="0084018F">
        <w:rPr>
          <w:rFonts w:ascii="宋体" w:eastAsia="宋体" w:hAnsi="宋体" w:cs="宋体" w:hint="eastAsia"/>
        </w:rPr>
        <w:t>删除防火墙规则</w:t>
      </w:r>
      <w:bookmarkEnd w:id="417"/>
      <w:bookmarkEnd w:id="418"/>
    </w:p>
    <w:tbl>
      <w:tblPr>
        <w:tblW w:w="0" w:type="auto"/>
        <w:tblBorders>
          <w:top w:val="single" w:sz="2" w:space="0" w:color="000001"/>
          <w:left w:val="single" w:sz="2" w:space="0" w:color="000001"/>
          <w:bottom w:val="single" w:sz="2" w:space="0" w:color="000001"/>
        </w:tblBorders>
        <w:tblLayout w:type="fixed"/>
        <w:tblCellMar>
          <w:left w:w="10" w:type="dxa"/>
          <w:right w:w="10" w:type="dxa"/>
        </w:tblCellMar>
        <w:tblLook w:val="04A0"/>
      </w:tblPr>
      <w:tblGrid>
        <w:gridCol w:w="1440"/>
        <w:gridCol w:w="7082"/>
      </w:tblGrid>
      <w:tr w:rsidR="001C7179" w:rsidRPr="001C7179" w:rsidTr="0086369A">
        <w:tc>
          <w:tcPr>
            <w:tcW w:w="1440" w:type="dxa"/>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序号</w:t>
            </w:r>
          </w:p>
        </w:tc>
        <w:tc>
          <w:tcPr>
            <w:tcW w:w="7082" w:type="dxa"/>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4</w:t>
            </w:r>
          </w:p>
        </w:tc>
      </w:tr>
      <w:tr w:rsidR="001C7179" w:rsidRPr="001C7179" w:rsidTr="0086369A">
        <w:tc>
          <w:tcPr>
            <w:tcW w:w="1440" w:type="dxa"/>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名称</w:t>
            </w:r>
          </w:p>
        </w:tc>
        <w:tc>
          <w:tcPr>
            <w:tcW w:w="708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删除防火墙规则</w:t>
            </w:r>
          </w:p>
        </w:tc>
      </w:tr>
      <w:tr w:rsidR="001C7179" w:rsidRPr="001C7179" w:rsidTr="0086369A">
        <w:tc>
          <w:tcPr>
            <w:tcW w:w="1440" w:type="dxa"/>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预置条件</w:t>
            </w:r>
          </w:p>
        </w:tc>
        <w:tc>
          <w:tcPr>
            <w:tcW w:w="708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系统初始化添加防火墙规则</w:t>
            </w:r>
          </w:p>
        </w:tc>
      </w:tr>
      <w:tr w:rsidR="001C7179" w:rsidRPr="001C7179" w:rsidTr="0086369A">
        <w:tc>
          <w:tcPr>
            <w:tcW w:w="1440" w:type="dxa"/>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测试步骤</w:t>
            </w:r>
          </w:p>
        </w:tc>
        <w:tc>
          <w:tcPr>
            <w:tcW w:w="708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1. </w:t>
            </w:r>
            <w:r w:rsidRPr="007139D1">
              <w:rPr>
                <w:rFonts w:asciiTheme="minorEastAsia" w:eastAsiaTheme="minorEastAsia" w:hAnsiTheme="minorEastAsia" w:cs="宋体" w:hint="eastAsia"/>
                <w:sz w:val="21"/>
                <w:szCs w:val="21"/>
              </w:rPr>
              <w:t>启动防火墙规则管理。</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2. </w:t>
            </w:r>
            <w:r w:rsidRPr="007139D1">
              <w:rPr>
                <w:rFonts w:asciiTheme="minorEastAsia" w:eastAsiaTheme="minorEastAsia" w:hAnsiTheme="minorEastAsia" w:cs="宋体" w:hint="eastAsia"/>
                <w:sz w:val="21"/>
                <w:szCs w:val="21"/>
              </w:rPr>
              <w:t>选择某一条防火墙规则。</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3. </w:t>
            </w:r>
            <w:r w:rsidRPr="007139D1">
              <w:rPr>
                <w:rFonts w:asciiTheme="minorEastAsia" w:eastAsiaTheme="minorEastAsia" w:hAnsiTheme="minorEastAsia" w:cs="宋体" w:hint="eastAsia"/>
                <w:sz w:val="21"/>
                <w:szCs w:val="21"/>
              </w:rPr>
              <w:t>选择删除防火墙规则。</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4. </w:t>
            </w:r>
            <w:r w:rsidRPr="007139D1">
              <w:rPr>
                <w:rFonts w:asciiTheme="minorEastAsia" w:eastAsiaTheme="minorEastAsia" w:hAnsiTheme="minorEastAsia" w:cs="宋体" w:hint="eastAsia"/>
                <w:sz w:val="21"/>
                <w:szCs w:val="21"/>
              </w:rPr>
              <w:t>刷新显示，当前所有的防火墙规则。</w:t>
            </w:r>
          </w:p>
        </w:tc>
      </w:tr>
      <w:tr w:rsidR="001C7179" w:rsidRPr="001C7179" w:rsidTr="0086369A">
        <w:tc>
          <w:tcPr>
            <w:tcW w:w="1440" w:type="dxa"/>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预期结果</w:t>
            </w:r>
          </w:p>
        </w:tc>
        <w:tc>
          <w:tcPr>
            <w:tcW w:w="708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被选中的规则删除成功</w:t>
            </w:r>
          </w:p>
        </w:tc>
      </w:tr>
    </w:tbl>
    <w:p w:rsidR="001C7179" w:rsidRPr="007139D1" w:rsidRDefault="001C7179" w:rsidP="007139D1">
      <w:pPr>
        <w:spacing w:line="360" w:lineRule="auto"/>
        <w:jc w:val="both"/>
        <w:rPr>
          <w:rFonts w:asciiTheme="minorEastAsia" w:eastAsiaTheme="minorEastAsia" w:hAnsiTheme="minorEastAsia"/>
          <w:sz w:val="21"/>
          <w:szCs w:val="21"/>
        </w:rPr>
      </w:pPr>
    </w:p>
    <w:p w:rsidR="0084018F" w:rsidRDefault="0084018F" w:rsidP="0084018F">
      <w:pPr>
        <w:pStyle w:val="a3"/>
        <w:keepNext/>
      </w:pPr>
      <w:bookmarkStart w:id="419" w:name="_Toc395599834"/>
      <w:bookmarkStart w:id="420" w:name="_Toc395800756"/>
      <w:r>
        <w:rPr>
          <w:rFonts w:hint="eastAsia"/>
        </w:rPr>
        <w:t xml:space="preserve">表格5- </w:t>
      </w:r>
      <w:fldSimple w:instr=" SEQ 表格5- \* ARABIC ">
        <w:r w:rsidR="00005E24">
          <w:rPr>
            <w:noProof/>
          </w:rPr>
          <w:t>6</w:t>
        </w:r>
      </w:fldSimple>
      <w:r w:rsidRPr="0084018F">
        <w:rPr>
          <w:rFonts w:ascii="宋体" w:eastAsia="宋体" w:hAnsi="宋体" w:cs="宋体" w:hint="eastAsia"/>
        </w:rPr>
        <w:t>删除所有防火墙规则</w:t>
      </w:r>
      <w:bookmarkEnd w:id="419"/>
      <w:bookmarkEnd w:id="420"/>
    </w:p>
    <w:tbl>
      <w:tblPr>
        <w:tblW w:w="5000" w:type="pct"/>
        <w:tblBorders>
          <w:top w:val="single" w:sz="2" w:space="0" w:color="000001"/>
          <w:left w:val="single" w:sz="2" w:space="0" w:color="000001"/>
          <w:bottom w:val="single" w:sz="2" w:space="0" w:color="000001"/>
        </w:tblBorders>
        <w:tblCellMar>
          <w:left w:w="10" w:type="dxa"/>
          <w:right w:w="10" w:type="dxa"/>
        </w:tblCellMar>
        <w:tblLook w:val="04A0"/>
      </w:tblPr>
      <w:tblGrid>
        <w:gridCol w:w="1440"/>
        <w:gridCol w:w="7082"/>
      </w:tblGrid>
      <w:tr w:rsidR="001C7179" w:rsidRPr="001C7179" w:rsidTr="002F3AA6">
        <w:tc>
          <w:tcPr>
            <w:tcW w:w="845" w:type="pct"/>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序号</w:t>
            </w:r>
          </w:p>
        </w:tc>
        <w:tc>
          <w:tcPr>
            <w:tcW w:w="4155" w:type="pct"/>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5</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名称</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删除所有防火墙规则</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预置条件</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系统初始化添加防火墙规则</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测试步骤</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1. </w:t>
            </w:r>
            <w:r w:rsidRPr="007139D1">
              <w:rPr>
                <w:rFonts w:asciiTheme="minorEastAsia" w:eastAsiaTheme="minorEastAsia" w:hAnsiTheme="minorEastAsia" w:cs="宋体" w:hint="eastAsia"/>
                <w:sz w:val="21"/>
                <w:szCs w:val="21"/>
              </w:rPr>
              <w:t>启动防火墙规则管理</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2. </w:t>
            </w:r>
            <w:r w:rsidRPr="007139D1">
              <w:rPr>
                <w:rFonts w:asciiTheme="minorEastAsia" w:eastAsiaTheme="minorEastAsia" w:hAnsiTheme="minorEastAsia" w:cs="宋体" w:hint="eastAsia"/>
                <w:sz w:val="21"/>
                <w:szCs w:val="21"/>
              </w:rPr>
              <w:t>选择删除所有规则</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3. </w:t>
            </w:r>
            <w:r w:rsidRPr="007139D1">
              <w:rPr>
                <w:rFonts w:asciiTheme="minorEastAsia" w:eastAsiaTheme="minorEastAsia" w:hAnsiTheme="minorEastAsia" w:cs="宋体" w:hint="eastAsia"/>
                <w:sz w:val="21"/>
                <w:szCs w:val="21"/>
              </w:rPr>
              <w:t>刷新显示，当前所有的防火墙规则</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预期结果</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当前所有的防火墙规则都被删除</w:t>
            </w:r>
          </w:p>
        </w:tc>
      </w:tr>
    </w:tbl>
    <w:p w:rsidR="001C7179" w:rsidRPr="002F3AA6" w:rsidRDefault="001C7179" w:rsidP="001D5B4A">
      <w:pPr>
        <w:pStyle w:val="a6"/>
        <w:numPr>
          <w:ilvl w:val="0"/>
          <w:numId w:val="16"/>
        </w:numPr>
        <w:spacing w:line="360" w:lineRule="auto"/>
        <w:outlineLvl w:val="2"/>
        <w:rPr>
          <w:rFonts w:asciiTheme="minorEastAsia" w:eastAsiaTheme="minorEastAsia" w:hAnsiTheme="minorEastAsia"/>
          <w:sz w:val="24"/>
          <w:szCs w:val="24"/>
        </w:rPr>
      </w:pPr>
      <w:bookmarkStart w:id="421" w:name="_Toc395540023"/>
      <w:bookmarkStart w:id="422" w:name="_Toc395797759"/>
      <w:r w:rsidRPr="002F3AA6">
        <w:rPr>
          <w:rFonts w:asciiTheme="minorEastAsia" w:eastAsiaTheme="minorEastAsia" w:hAnsiTheme="minorEastAsia" w:cs="宋体" w:hint="eastAsia"/>
          <w:sz w:val="24"/>
          <w:szCs w:val="24"/>
        </w:rPr>
        <w:t>更新防火墙规则</w:t>
      </w:r>
      <w:bookmarkEnd w:id="421"/>
      <w:bookmarkEnd w:id="422"/>
    </w:p>
    <w:p w:rsidR="0084018F" w:rsidRDefault="0084018F" w:rsidP="0084018F">
      <w:pPr>
        <w:pStyle w:val="a3"/>
        <w:keepNext/>
      </w:pPr>
      <w:bookmarkStart w:id="423" w:name="_Toc395599835"/>
      <w:bookmarkStart w:id="424" w:name="_Toc395800757"/>
      <w:r>
        <w:rPr>
          <w:rFonts w:hint="eastAsia"/>
        </w:rPr>
        <w:t xml:space="preserve">表格5- </w:t>
      </w:r>
      <w:fldSimple w:instr=" SEQ 表格5- \* ARABIC ">
        <w:r w:rsidR="00005E24">
          <w:rPr>
            <w:noProof/>
          </w:rPr>
          <w:t>7</w:t>
        </w:r>
      </w:fldSimple>
      <w:r w:rsidRPr="0084018F">
        <w:rPr>
          <w:rFonts w:ascii="宋体" w:eastAsia="宋体" w:hAnsi="宋体" w:cs="宋体" w:hint="eastAsia"/>
        </w:rPr>
        <w:t>更新防火墙规则</w:t>
      </w:r>
      <w:bookmarkEnd w:id="423"/>
      <w:bookmarkEnd w:id="424"/>
    </w:p>
    <w:tbl>
      <w:tblPr>
        <w:tblW w:w="5000" w:type="pct"/>
        <w:tblBorders>
          <w:top w:val="single" w:sz="2" w:space="0" w:color="000001"/>
          <w:left w:val="single" w:sz="2" w:space="0" w:color="000001"/>
          <w:bottom w:val="single" w:sz="2" w:space="0" w:color="000001"/>
        </w:tblBorders>
        <w:tblCellMar>
          <w:left w:w="10" w:type="dxa"/>
          <w:right w:w="10" w:type="dxa"/>
        </w:tblCellMar>
        <w:tblLook w:val="04A0"/>
      </w:tblPr>
      <w:tblGrid>
        <w:gridCol w:w="1440"/>
        <w:gridCol w:w="7082"/>
      </w:tblGrid>
      <w:tr w:rsidR="001C7179" w:rsidRPr="001C7179" w:rsidTr="002F3AA6">
        <w:tc>
          <w:tcPr>
            <w:tcW w:w="845" w:type="pct"/>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序号</w:t>
            </w:r>
          </w:p>
        </w:tc>
        <w:tc>
          <w:tcPr>
            <w:tcW w:w="4155" w:type="pct"/>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6</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名称</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更新防火墙规则</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预置条件</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系统初始化添加防火墙规则</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lastRenderedPageBreak/>
              <w:t>测试步骤</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1. </w:t>
            </w:r>
            <w:r w:rsidRPr="007139D1">
              <w:rPr>
                <w:rFonts w:asciiTheme="minorEastAsia" w:eastAsiaTheme="minorEastAsia" w:hAnsiTheme="minorEastAsia" w:cs="宋体" w:hint="eastAsia"/>
                <w:sz w:val="21"/>
                <w:szCs w:val="21"/>
              </w:rPr>
              <w:t>启动防火墙规则管理</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2. </w:t>
            </w:r>
            <w:r w:rsidRPr="007139D1">
              <w:rPr>
                <w:rFonts w:asciiTheme="minorEastAsia" w:eastAsiaTheme="minorEastAsia" w:hAnsiTheme="minorEastAsia" w:cs="宋体" w:hint="eastAsia"/>
                <w:sz w:val="21"/>
                <w:szCs w:val="21"/>
              </w:rPr>
              <w:t>选择某条防火墙规则</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3. </w:t>
            </w:r>
            <w:r w:rsidRPr="007139D1">
              <w:rPr>
                <w:rFonts w:asciiTheme="minorEastAsia" w:eastAsiaTheme="minorEastAsia" w:hAnsiTheme="minorEastAsia" w:cs="宋体" w:hint="eastAsia"/>
                <w:sz w:val="21"/>
                <w:szCs w:val="21"/>
              </w:rPr>
              <w:t>修改防火墙规则的参数值</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4. </w:t>
            </w:r>
            <w:r w:rsidRPr="007139D1">
              <w:rPr>
                <w:rFonts w:asciiTheme="minorEastAsia" w:eastAsiaTheme="minorEastAsia" w:hAnsiTheme="minorEastAsia" w:cs="宋体" w:hint="eastAsia"/>
                <w:sz w:val="21"/>
                <w:szCs w:val="21"/>
              </w:rPr>
              <w:t>单击保存，保存防火墙规则</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5. </w:t>
            </w:r>
            <w:r w:rsidRPr="007139D1">
              <w:rPr>
                <w:rFonts w:asciiTheme="minorEastAsia" w:eastAsiaTheme="minorEastAsia" w:hAnsiTheme="minorEastAsia" w:cs="宋体" w:hint="eastAsia"/>
                <w:sz w:val="21"/>
                <w:szCs w:val="21"/>
              </w:rPr>
              <w:t>刷新显示</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预期结果</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防火墙规则修改成功</w:t>
            </w:r>
          </w:p>
        </w:tc>
      </w:tr>
    </w:tbl>
    <w:p w:rsidR="001C7179" w:rsidRPr="002F3AA6" w:rsidRDefault="001C7179" w:rsidP="001D5B4A">
      <w:pPr>
        <w:pStyle w:val="a6"/>
        <w:numPr>
          <w:ilvl w:val="0"/>
          <w:numId w:val="16"/>
        </w:numPr>
        <w:spacing w:line="360" w:lineRule="auto"/>
        <w:outlineLvl w:val="2"/>
        <w:rPr>
          <w:rFonts w:asciiTheme="minorEastAsia" w:eastAsiaTheme="minorEastAsia" w:hAnsiTheme="minorEastAsia"/>
          <w:sz w:val="24"/>
          <w:szCs w:val="24"/>
        </w:rPr>
      </w:pPr>
      <w:bookmarkStart w:id="425" w:name="_Toc395540024"/>
      <w:bookmarkStart w:id="426" w:name="_Toc395797760"/>
      <w:r w:rsidRPr="002F3AA6">
        <w:rPr>
          <w:rFonts w:asciiTheme="minorEastAsia" w:eastAsiaTheme="minorEastAsia" w:hAnsiTheme="minorEastAsia" w:cs="宋体" w:hint="eastAsia"/>
          <w:sz w:val="24"/>
          <w:szCs w:val="24"/>
        </w:rPr>
        <w:t>防火墙打开关闭</w:t>
      </w:r>
      <w:bookmarkEnd w:id="425"/>
      <w:bookmarkEnd w:id="426"/>
    </w:p>
    <w:p w:rsidR="0084018F" w:rsidRDefault="0084018F" w:rsidP="0084018F">
      <w:pPr>
        <w:pStyle w:val="a3"/>
        <w:keepNext/>
      </w:pPr>
      <w:bookmarkStart w:id="427" w:name="_Toc395599836"/>
      <w:bookmarkStart w:id="428" w:name="_Toc395800758"/>
      <w:r>
        <w:rPr>
          <w:rFonts w:hint="eastAsia"/>
        </w:rPr>
        <w:t xml:space="preserve">表格5- </w:t>
      </w:r>
      <w:fldSimple w:instr=" SEQ 表格5- \* ARABIC ">
        <w:r w:rsidR="00005E24">
          <w:rPr>
            <w:noProof/>
          </w:rPr>
          <w:t>8</w:t>
        </w:r>
      </w:fldSimple>
      <w:r w:rsidRPr="0084018F">
        <w:rPr>
          <w:rFonts w:ascii="宋体" w:eastAsia="宋体" w:hAnsi="宋体" w:cs="宋体" w:hint="eastAsia"/>
        </w:rPr>
        <w:t>打开关闭防火墙</w:t>
      </w:r>
      <w:bookmarkEnd w:id="427"/>
      <w:bookmarkEnd w:id="428"/>
    </w:p>
    <w:tbl>
      <w:tblPr>
        <w:tblW w:w="5000" w:type="pct"/>
        <w:tblBorders>
          <w:top w:val="single" w:sz="2" w:space="0" w:color="000001"/>
          <w:left w:val="single" w:sz="2" w:space="0" w:color="000001"/>
          <w:bottom w:val="single" w:sz="2" w:space="0" w:color="000001"/>
        </w:tblBorders>
        <w:tblCellMar>
          <w:left w:w="10" w:type="dxa"/>
          <w:right w:w="10" w:type="dxa"/>
        </w:tblCellMar>
        <w:tblLook w:val="04A0"/>
      </w:tblPr>
      <w:tblGrid>
        <w:gridCol w:w="1439"/>
        <w:gridCol w:w="7083"/>
      </w:tblGrid>
      <w:tr w:rsidR="001C7179" w:rsidRPr="001C7179" w:rsidTr="002F3AA6">
        <w:tc>
          <w:tcPr>
            <w:tcW w:w="844" w:type="pct"/>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序号</w:t>
            </w:r>
          </w:p>
        </w:tc>
        <w:tc>
          <w:tcPr>
            <w:tcW w:w="4156" w:type="pct"/>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7</w:t>
            </w:r>
          </w:p>
        </w:tc>
      </w:tr>
      <w:tr w:rsidR="001C7179" w:rsidRPr="001C7179" w:rsidTr="002F3AA6">
        <w:tc>
          <w:tcPr>
            <w:tcW w:w="844"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名称</w:t>
            </w:r>
          </w:p>
        </w:tc>
        <w:tc>
          <w:tcPr>
            <w:tcW w:w="4156"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打开关闭防火墙</w:t>
            </w:r>
          </w:p>
        </w:tc>
      </w:tr>
      <w:tr w:rsidR="001C7179" w:rsidRPr="001C7179" w:rsidTr="002F3AA6">
        <w:tc>
          <w:tcPr>
            <w:tcW w:w="844"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预置条件</w:t>
            </w:r>
          </w:p>
        </w:tc>
        <w:tc>
          <w:tcPr>
            <w:tcW w:w="4156"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系统初始化添加防火墙规则</w:t>
            </w:r>
          </w:p>
        </w:tc>
      </w:tr>
      <w:tr w:rsidR="001C7179" w:rsidRPr="001C7179" w:rsidTr="002F3AA6">
        <w:tc>
          <w:tcPr>
            <w:tcW w:w="844"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测试步骤</w:t>
            </w:r>
          </w:p>
        </w:tc>
        <w:tc>
          <w:tcPr>
            <w:tcW w:w="4156"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1.</w:t>
            </w:r>
            <w:r w:rsidRPr="007139D1">
              <w:rPr>
                <w:rFonts w:asciiTheme="minorEastAsia" w:eastAsiaTheme="minorEastAsia" w:hAnsiTheme="minorEastAsia" w:cs="宋体" w:hint="eastAsia"/>
                <w:sz w:val="21"/>
                <w:szCs w:val="21"/>
              </w:rPr>
              <w:t>启动防火墙规则管理</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2. </w:t>
            </w:r>
            <w:r w:rsidRPr="007139D1">
              <w:rPr>
                <w:rFonts w:asciiTheme="minorEastAsia" w:eastAsiaTheme="minorEastAsia" w:hAnsiTheme="minorEastAsia" w:cs="宋体" w:hint="eastAsia"/>
                <w:sz w:val="21"/>
                <w:szCs w:val="21"/>
              </w:rPr>
              <w:t>在</w:t>
            </w:r>
            <w:r w:rsidRPr="007139D1">
              <w:rPr>
                <w:rFonts w:asciiTheme="minorEastAsia" w:eastAsiaTheme="minorEastAsia" w:hAnsiTheme="minorEastAsia"/>
                <w:sz w:val="21"/>
                <w:szCs w:val="21"/>
              </w:rPr>
              <w:t>mininet</w:t>
            </w:r>
            <w:r w:rsidRPr="007139D1">
              <w:rPr>
                <w:rFonts w:asciiTheme="minorEastAsia" w:eastAsiaTheme="minorEastAsia" w:hAnsiTheme="minorEastAsia" w:cs="宋体" w:hint="eastAsia"/>
                <w:sz w:val="21"/>
                <w:szCs w:val="21"/>
              </w:rPr>
              <w:t>中对防火墙规则禁止通信的主机进行联通测试</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3. </w:t>
            </w:r>
            <w:r w:rsidRPr="007139D1">
              <w:rPr>
                <w:rFonts w:asciiTheme="minorEastAsia" w:eastAsiaTheme="minorEastAsia" w:hAnsiTheme="minorEastAsia" w:cs="宋体" w:hint="eastAsia"/>
                <w:sz w:val="21"/>
                <w:szCs w:val="21"/>
              </w:rPr>
              <w:t>选择防火墙已打开</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4. </w:t>
            </w:r>
            <w:r w:rsidRPr="007139D1">
              <w:rPr>
                <w:rFonts w:asciiTheme="minorEastAsia" w:eastAsiaTheme="minorEastAsia" w:hAnsiTheme="minorEastAsia" w:cs="宋体" w:hint="eastAsia"/>
                <w:sz w:val="21"/>
                <w:szCs w:val="21"/>
              </w:rPr>
              <w:t>重复步骤</w:t>
            </w:r>
            <w:r w:rsidRPr="007139D1">
              <w:rPr>
                <w:rFonts w:asciiTheme="minorEastAsia" w:eastAsiaTheme="minorEastAsia" w:hAnsiTheme="minorEastAsia"/>
                <w:sz w:val="21"/>
                <w:szCs w:val="21"/>
              </w:rPr>
              <w:t>2</w:t>
            </w:r>
          </w:p>
        </w:tc>
      </w:tr>
      <w:tr w:rsidR="001C7179" w:rsidRPr="001C7179" w:rsidTr="002F3AA6">
        <w:tc>
          <w:tcPr>
            <w:tcW w:w="844"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预期结果</w:t>
            </w:r>
          </w:p>
        </w:tc>
        <w:tc>
          <w:tcPr>
            <w:tcW w:w="4156"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防火墙已打开的情况下，无法通信。防火墙已关闭的情况下，可以通信。</w:t>
            </w:r>
          </w:p>
        </w:tc>
      </w:tr>
    </w:tbl>
    <w:p w:rsidR="002F3AA6" w:rsidRPr="002F3AA6" w:rsidRDefault="002F3AA6" w:rsidP="001D5B4A">
      <w:pPr>
        <w:pStyle w:val="a6"/>
        <w:numPr>
          <w:ilvl w:val="0"/>
          <w:numId w:val="17"/>
        </w:numPr>
        <w:spacing w:line="360" w:lineRule="auto"/>
        <w:outlineLvl w:val="1"/>
        <w:rPr>
          <w:rFonts w:asciiTheme="minorEastAsia" w:eastAsiaTheme="minorEastAsia" w:hAnsiTheme="minorEastAsia"/>
          <w:sz w:val="24"/>
          <w:szCs w:val="24"/>
        </w:rPr>
      </w:pPr>
      <w:bookmarkStart w:id="429" w:name="_Toc395540025"/>
      <w:bookmarkStart w:id="430" w:name="_Toc395797761"/>
      <w:r w:rsidRPr="002F3AA6">
        <w:rPr>
          <w:rFonts w:asciiTheme="minorEastAsia" w:eastAsiaTheme="minorEastAsia" w:hAnsiTheme="minorEastAsia" w:cs="宋体" w:hint="eastAsia"/>
          <w:sz w:val="24"/>
          <w:szCs w:val="24"/>
        </w:rPr>
        <w:t>流表管理</w:t>
      </w:r>
      <w:bookmarkEnd w:id="429"/>
      <w:bookmarkEnd w:id="430"/>
    </w:p>
    <w:p w:rsidR="001C7179" w:rsidRPr="002F3AA6" w:rsidRDefault="001C7179" w:rsidP="001D5B4A">
      <w:pPr>
        <w:pStyle w:val="a6"/>
        <w:numPr>
          <w:ilvl w:val="0"/>
          <w:numId w:val="18"/>
        </w:numPr>
        <w:spacing w:line="360" w:lineRule="auto"/>
        <w:outlineLvl w:val="2"/>
        <w:rPr>
          <w:rFonts w:asciiTheme="minorEastAsia" w:eastAsiaTheme="minorEastAsia" w:hAnsiTheme="minorEastAsia"/>
          <w:sz w:val="24"/>
          <w:szCs w:val="24"/>
        </w:rPr>
      </w:pPr>
      <w:bookmarkStart w:id="431" w:name="_Toc395540026"/>
      <w:bookmarkStart w:id="432" w:name="_Toc395797762"/>
      <w:r w:rsidRPr="002F3AA6">
        <w:rPr>
          <w:rFonts w:asciiTheme="minorEastAsia" w:eastAsiaTheme="minorEastAsia" w:hAnsiTheme="minorEastAsia" w:cs="宋体" w:hint="eastAsia"/>
          <w:sz w:val="24"/>
          <w:szCs w:val="24"/>
        </w:rPr>
        <w:t>显示流表</w:t>
      </w:r>
      <w:bookmarkEnd w:id="431"/>
      <w:bookmarkEnd w:id="432"/>
    </w:p>
    <w:p w:rsidR="0084018F" w:rsidRDefault="0084018F" w:rsidP="0084018F">
      <w:pPr>
        <w:pStyle w:val="a3"/>
        <w:keepNext/>
      </w:pPr>
      <w:bookmarkStart w:id="433" w:name="_Toc395599837"/>
      <w:bookmarkStart w:id="434" w:name="_Toc395800759"/>
      <w:r>
        <w:rPr>
          <w:rFonts w:hint="eastAsia"/>
        </w:rPr>
        <w:t xml:space="preserve">表格5- </w:t>
      </w:r>
      <w:fldSimple w:instr=" SEQ 表格5- \* ARABIC ">
        <w:r w:rsidR="00005E24">
          <w:rPr>
            <w:noProof/>
          </w:rPr>
          <w:t>9</w:t>
        </w:r>
      </w:fldSimple>
      <w:r w:rsidRPr="0084018F">
        <w:rPr>
          <w:rFonts w:ascii="宋体" w:eastAsia="宋体" w:hAnsi="宋体" w:cs="宋体" w:hint="eastAsia"/>
        </w:rPr>
        <w:t>显示初始流表</w:t>
      </w:r>
      <w:bookmarkEnd w:id="433"/>
      <w:bookmarkEnd w:id="434"/>
    </w:p>
    <w:tbl>
      <w:tblPr>
        <w:tblW w:w="5000" w:type="pct"/>
        <w:tblBorders>
          <w:top w:val="single" w:sz="2" w:space="0" w:color="000001"/>
          <w:left w:val="single" w:sz="2" w:space="0" w:color="000001"/>
          <w:bottom w:val="single" w:sz="2" w:space="0" w:color="000001"/>
        </w:tblBorders>
        <w:tblCellMar>
          <w:left w:w="10" w:type="dxa"/>
          <w:right w:w="10" w:type="dxa"/>
        </w:tblCellMar>
        <w:tblLook w:val="04A0"/>
      </w:tblPr>
      <w:tblGrid>
        <w:gridCol w:w="1437"/>
        <w:gridCol w:w="7085"/>
      </w:tblGrid>
      <w:tr w:rsidR="001C7179" w:rsidRPr="001C7179" w:rsidTr="002F3AA6">
        <w:tc>
          <w:tcPr>
            <w:tcW w:w="843" w:type="pct"/>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序号</w:t>
            </w:r>
          </w:p>
        </w:tc>
        <w:tc>
          <w:tcPr>
            <w:tcW w:w="4157" w:type="pct"/>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8</w:t>
            </w:r>
          </w:p>
        </w:tc>
      </w:tr>
      <w:tr w:rsidR="001C7179" w:rsidRPr="001C7179" w:rsidTr="002F3AA6">
        <w:tc>
          <w:tcPr>
            <w:tcW w:w="843"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名称</w:t>
            </w:r>
          </w:p>
        </w:tc>
        <w:tc>
          <w:tcPr>
            <w:tcW w:w="4157"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显示初始流表</w:t>
            </w:r>
          </w:p>
        </w:tc>
      </w:tr>
      <w:tr w:rsidR="001C7179" w:rsidRPr="001C7179" w:rsidTr="002F3AA6">
        <w:tc>
          <w:tcPr>
            <w:tcW w:w="843"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预置条件</w:t>
            </w:r>
          </w:p>
        </w:tc>
        <w:tc>
          <w:tcPr>
            <w:tcW w:w="4157"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系统初始化添加流表规则</w:t>
            </w:r>
          </w:p>
        </w:tc>
      </w:tr>
      <w:tr w:rsidR="001C7179" w:rsidRPr="001C7179" w:rsidTr="002F3AA6">
        <w:tc>
          <w:tcPr>
            <w:tcW w:w="843"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测试步骤</w:t>
            </w:r>
          </w:p>
        </w:tc>
        <w:tc>
          <w:tcPr>
            <w:tcW w:w="4157"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1. </w:t>
            </w:r>
            <w:r w:rsidRPr="007139D1">
              <w:rPr>
                <w:rFonts w:asciiTheme="minorEastAsia" w:eastAsiaTheme="minorEastAsia" w:hAnsiTheme="minorEastAsia" w:cs="宋体" w:hint="eastAsia"/>
                <w:sz w:val="21"/>
                <w:szCs w:val="21"/>
              </w:rPr>
              <w:t>启动控制器和</w:t>
            </w:r>
            <w:r w:rsidRPr="007139D1">
              <w:rPr>
                <w:rFonts w:asciiTheme="minorEastAsia" w:eastAsiaTheme="minorEastAsia" w:hAnsiTheme="minorEastAsia"/>
                <w:sz w:val="21"/>
                <w:szCs w:val="21"/>
              </w:rPr>
              <w:t>SDNGuard</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2. </w:t>
            </w:r>
            <w:r w:rsidRPr="007139D1">
              <w:rPr>
                <w:rFonts w:asciiTheme="minorEastAsia" w:eastAsiaTheme="minorEastAsia" w:hAnsiTheme="minorEastAsia" w:cs="宋体" w:hint="eastAsia"/>
                <w:sz w:val="21"/>
                <w:szCs w:val="21"/>
              </w:rPr>
              <w:t>登录</w:t>
            </w:r>
            <w:r w:rsidRPr="007139D1">
              <w:rPr>
                <w:rFonts w:asciiTheme="minorEastAsia" w:eastAsiaTheme="minorEastAsia" w:hAnsiTheme="minorEastAsia"/>
                <w:sz w:val="21"/>
                <w:szCs w:val="21"/>
              </w:rPr>
              <w:t>SDNGuard</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3. </w:t>
            </w:r>
            <w:r w:rsidRPr="007139D1">
              <w:rPr>
                <w:rFonts w:asciiTheme="minorEastAsia" w:eastAsiaTheme="minorEastAsia" w:hAnsiTheme="minorEastAsia" w:cs="宋体" w:hint="eastAsia"/>
                <w:sz w:val="21"/>
                <w:szCs w:val="21"/>
              </w:rPr>
              <w:t>单击流表管理，显示流表规则</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4. </w:t>
            </w:r>
            <w:r w:rsidRPr="007139D1">
              <w:rPr>
                <w:rFonts w:asciiTheme="minorEastAsia" w:eastAsiaTheme="minorEastAsia" w:hAnsiTheme="minorEastAsia" w:cs="宋体" w:hint="eastAsia"/>
                <w:sz w:val="21"/>
                <w:szCs w:val="21"/>
              </w:rPr>
              <w:t>选中交换机，选择流表，显示规则详细信息</w:t>
            </w:r>
          </w:p>
        </w:tc>
      </w:tr>
      <w:tr w:rsidR="001C7179" w:rsidRPr="001C7179" w:rsidTr="002F3AA6">
        <w:tc>
          <w:tcPr>
            <w:tcW w:w="843"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预期结果</w:t>
            </w:r>
          </w:p>
        </w:tc>
        <w:tc>
          <w:tcPr>
            <w:tcW w:w="4157"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能准确显示流表规则及其详细信息</w:t>
            </w:r>
          </w:p>
        </w:tc>
      </w:tr>
    </w:tbl>
    <w:p w:rsidR="001C7179" w:rsidRPr="007139D1" w:rsidRDefault="001C7179" w:rsidP="007139D1">
      <w:pPr>
        <w:spacing w:line="360" w:lineRule="auto"/>
        <w:jc w:val="both"/>
        <w:rPr>
          <w:rFonts w:asciiTheme="minorEastAsia" w:eastAsiaTheme="minorEastAsia" w:hAnsiTheme="minorEastAsia"/>
          <w:sz w:val="21"/>
          <w:szCs w:val="21"/>
        </w:rPr>
      </w:pPr>
    </w:p>
    <w:p w:rsidR="0084018F" w:rsidRDefault="0084018F" w:rsidP="0084018F">
      <w:pPr>
        <w:pStyle w:val="a3"/>
        <w:keepNext/>
      </w:pPr>
      <w:bookmarkStart w:id="435" w:name="_Toc395599838"/>
      <w:bookmarkStart w:id="436" w:name="_Toc395800760"/>
      <w:r>
        <w:rPr>
          <w:rFonts w:hint="eastAsia"/>
        </w:rPr>
        <w:lastRenderedPageBreak/>
        <w:t xml:space="preserve">表格5- </w:t>
      </w:r>
      <w:fldSimple w:instr=" SEQ 表格5- \* ARABIC ">
        <w:r w:rsidR="00005E24">
          <w:rPr>
            <w:noProof/>
          </w:rPr>
          <w:t>10</w:t>
        </w:r>
      </w:fldSimple>
      <w:r w:rsidRPr="0084018F">
        <w:rPr>
          <w:rFonts w:ascii="宋体" w:eastAsia="宋体" w:hAnsi="宋体" w:cs="宋体" w:hint="eastAsia"/>
        </w:rPr>
        <w:t>动态显示流表变化</w:t>
      </w:r>
      <w:bookmarkEnd w:id="435"/>
      <w:bookmarkEnd w:id="436"/>
    </w:p>
    <w:tbl>
      <w:tblPr>
        <w:tblW w:w="5000" w:type="pct"/>
        <w:tblBorders>
          <w:top w:val="single" w:sz="2" w:space="0" w:color="000001"/>
          <w:left w:val="single" w:sz="2" w:space="0" w:color="000001"/>
          <w:bottom w:val="single" w:sz="2" w:space="0" w:color="000001"/>
        </w:tblBorders>
        <w:tblCellMar>
          <w:left w:w="10" w:type="dxa"/>
          <w:right w:w="10" w:type="dxa"/>
        </w:tblCellMar>
        <w:tblLook w:val="04A0"/>
      </w:tblPr>
      <w:tblGrid>
        <w:gridCol w:w="1440"/>
        <w:gridCol w:w="7082"/>
      </w:tblGrid>
      <w:tr w:rsidR="001C7179" w:rsidRPr="001C7179" w:rsidTr="002F3AA6">
        <w:tc>
          <w:tcPr>
            <w:tcW w:w="845" w:type="pct"/>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序号</w:t>
            </w:r>
          </w:p>
        </w:tc>
        <w:tc>
          <w:tcPr>
            <w:tcW w:w="4155" w:type="pct"/>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9</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名称</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动态显示流</w:t>
            </w:r>
            <w:proofErr w:type="gramStart"/>
            <w:r w:rsidRPr="007139D1">
              <w:rPr>
                <w:rFonts w:asciiTheme="minorEastAsia" w:eastAsiaTheme="minorEastAsia" w:hAnsiTheme="minorEastAsia" w:cs="宋体" w:hint="eastAsia"/>
                <w:sz w:val="21"/>
                <w:szCs w:val="21"/>
              </w:rPr>
              <w:t>表变化</w:t>
            </w:r>
            <w:proofErr w:type="gramEnd"/>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预置条件</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系统初始化添加流表规则</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测试步骤</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1. </w:t>
            </w:r>
            <w:r w:rsidRPr="007139D1">
              <w:rPr>
                <w:rFonts w:asciiTheme="minorEastAsia" w:eastAsiaTheme="minorEastAsia" w:hAnsiTheme="minorEastAsia" w:cs="宋体" w:hint="eastAsia"/>
                <w:sz w:val="21"/>
                <w:szCs w:val="21"/>
              </w:rPr>
              <w:t>启动流表管理。步骤同上，以下略述</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2. </w:t>
            </w:r>
            <w:r w:rsidRPr="007139D1">
              <w:rPr>
                <w:rFonts w:asciiTheme="minorEastAsia" w:eastAsiaTheme="minorEastAsia" w:hAnsiTheme="minorEastAsia" w:cs="宋体" w:hint="eastAsia"/>
                <w:sz w:val="21"/>
                <w:szCs w:val="21"/>
              </w:rPr>
              <w:t>选择交换机中的流表并删除</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3. </w:t>
            </w:r>
            <w:r w:rsidRPr="007139D1">
              <w:rPr>
                <w:rFonts w:asciiTheme="minorEastAsia" w:eastAsiaTheme="minorEastAsia" w:hAnsiTheme="minorEastAsia" w:cs="宋体" w:hint="eastAsia"/>
                <w:sz w:val="21"/>
                <w:szCs w:val="21"/>
              </w:rPr>
              <w:t>单击更新，查看交换机下是否有删除的流表</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4. </w:t>
            </w:r>
            <w:r w:rsidRPr="007139D1">
              <w:rPr>
                <w:rFonts w:asciiTheme="minorEastAsia" w:eastAsiaTheme="minorEastAsia" w:hAnsiTheme="minorEastAsia" w:cs="宋体" w:hint="eastAsia"/>
                <w:sz w:val="21"/>
                <w:szCs w:val="21"/>
              </w:rPr>
              <w:t>选中交换机，选择流表，显示规则详细信息</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预期结果</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交换机下不存在以删除的流表。能准确的显示流表的变化。</w:t>
            </w:r>
          </w:p>
        </w:tc>
      </w:tr>
    </w:tbl>
    <w:p w:rsidR="001C7179" w:rsidRPr="002F3AA6" w:rsidRDefault="001C7179" w:rsidP="001D5B4A">
      <w:pPr>
        <w:pStyle w:val="a6"/>
        <w:numPr>
          <w:ilvl w:val="0"/>
          <w:numId w:val="19"/>
        </w:numPr>
        <w:spacing w:line="360" w:lineRule="auto"/>
        <w:outlineLvl w:val="2"/>
        <w:rPr>
          <w:rFonts w:asciiTheme="minorEastAsia" w:eastAsiaTheme="minorEastAsia" w:hAnsiTheme="minorEastAsia"/>
          <w:sz w:val="24"/>
          <w:szCs w:val="24"/>
        </w:rPr>
      </w:pPr>
      <w:bookmarkStart w:id="437" w:name="_Toc395540027"/>
      <w:bookmarkStart w:id="438" w:name="_Toc395797763"/>
      <w:r w:rsidRPr="002F3AA6">
        <w:rPr>
          <w:rFonts w:asciiTheme="minorEastAsia" w:eastAsiaTheme="minorEastAsia" w:hAnsiTheme="minorEastAsia" w:cs="宋体" w:hint="eastAsia"/>
          <w:sz w:val="24"/>
          <w:szCs w:val="24"/>
        </w:rPr>
        <w:t>添加流表</w:t>
      </w:r>
      <w:bookmarkEnd w:id="437"/>
      <w:bookmarkEnd w:id="438"/>
    </w:p>
    <w:p w:rsidR="0084018F" w:rsidRDefault="0084018F" w:rsidP="0084018F">
      <w:pPr>
        <w:pStyle w:val="a3"/>
        <w:keepNext/>
      </w:pPr>
      <w:bookmarkStart w:id="439" w:name="_Toc395599839"/>
      <w:bookmarkStart w:id="440" w:name="_Toc395800761"/>
      <w:r>
        <w:rPr>
          <w:rFonts w:hint="eastAsia"/>
        </w:rPr>
        <w:t xml:space="preserve">表格5- </w:t>
      </w:r>
      <w:fldSimple w:instr=" SEQ 表格5- \* ARABIC ">
        <w:r w:rsidR="00005E24">
          <w:rPr>
            <w:noProof/>
          </w:rPr>
          <w:t>11</w:t>
        </w:r>
      </w:fldSimple>
      <w:r w:rsidRPr="0084018F">
        <w:rPr>
          <w:rFonts w:ascii="宋体" w:eastAsia="宋体" w:hAnsi="宋体" w:cs="宋体" w:hint="eastAsia"/>
        </w:rPr>
        <w:t>添加流表</w:t>
      </w:r>
      <w:bookmarkEnd w:id="439"/>
      <w:bookmarkEnd w:id="440"/>
    </w:p>
    <w:tbl>
      <w:tblPr>
        <w:tblW w:w="5000" w:type="pct"/>
        <w:tblBorders>
          <w:top w:val="single" w:sz="2" w:space="0" w:color="000001"/>
          <w:left w:val="single" w:sz="2" w:space="0" w:color="000001"/>
          <w:bottom w:val="single" w:sz="2" w:space="0" w:color="000001"/>
        </w:tblBorders>
        <w:tblCellMar>
          <w:left w:w="10" w:type="dxa"/>
          <w:right w:w="10" w:type="dxa"/>
        </w:tblCellMar>
        <w:tblLook w:val="04A0"/>
      </w:tblPr>
      <w:tblGrid>
        <w:gridCol w:w="1440"/>
        <w:gridCol w:w="7082"/>
      </w:tblGrid>
      <w:tr w:rsidR="001C7179" w:rsidRPr="001C7179" w:rsidTr="002F3AA6">
        <w:tc>
          <w:tcPr>
            <w:tcW w:w="845" w:type="pct"/>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序号</w:t>
            </w:r>
          </w:p>
        </w:tc>
        <w:tc>
          <w:tcPr>
            <w:tcW w:w="4155" w:type="pct"/>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10</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名称</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添加流表</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预置条件</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系统初始化添加流表规则</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测试步骤</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1. </w:t>
            </w:r>
            <w:r w:rsidRPr="007139D1">
              <w:rPr>
                <w:rFonts w:asciiTheme="minorEastAsia" w:eastAsiaTheme="minorEastAsia" w:hAnsiTheme="minorEastAsia" w:cs="宋体" w:hint="eastAsia"/>
                <w:sz w:val="21"/>
                <w:szCs w:val="21"/>
              </w:rPr>
              <w:t>启动流表管理</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2. </w:t>
            </w:r>
            <w:r w:rsidRPr="007139D1">
              <w:rPr>
                <w:rFonts w:asciiTheme="minorEastAsia" w:eastAsiaTheme="minorEastAsia" w:hAnsiTheme="minorEastAsia" w:cs="宋体" w:hint="eastAsia"/>
                <w:sz w:val="21"/>
                <w:szCs w:val="21"/>
              </w:rPr>
              <w:t>选择交换机，单击新流</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3. </w:t>
            </w:r>
            <w:r w:rsidRPr="007139D1">
              <w:rPr>
                <w:rFonts w:asciiTheme="minorEastAsia" w:eastAsiaTheme="minorEastAsia" w:hAnsiTheme="minorEastAsia" w:cs="宋体" w:hint="eastAsia"/>
                <w:sz w:val="21"/>
                <w:szCs w:val="21"/>
              </w:rPr>
              <w:t>填写流表参数值</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4. </w:t>
            </w:r>
            <w:r w:rsidRPr="007139D1">
              <w:rPr>
                <w:rFonts w:asciiTheme="minorEastAsia" w:eastAsiaTheme="minorEastAsia" w:hAnsiTheme="minorEastAsia" w:cs="宋体" w:hint="eastAsia"/>
                <w:sz w:val="21"/>
                <w:szCs w:val="21"/>
              </w:rPr>
              <w:t>选择新操作，填写操作的参数值，保存</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5. </w:t>
            </w:r>
            <w:r w:rsidRPr="007139D1">
              <w:rPr>
                <w:rFonts w:asciiTheme="minorEastAsia" w:eastAsiaTheme="minorEastAsia" w:hAnsiTheme="minorEastAsia" w:cs="宋体" w:hint="eastAsia"/>
                <w:sz w:val="21"/>
                <w:szCs w:val="21"/>
              </w:rPr>
              <w:t>单击写入</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预期结果</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流表可以被成功的添加到交换机中。</w:t>
            </w:r>
          </w:p>
        </w:tc>
      </w:tr>
    </w:tbl>
    <w:p w:rsidR="001C7179" w:rsidRPr="002F3AA6" w:rsidRDefault="001C7179" w:rsidP="001D5B4A">
      <w:pPr>
        <w:pStyle w:val="a6"/>
        <w:numPr>
          <w:ilvl w:val="0"/>
          <w:numId w:val="19"/>
        </w:numPr>
        <w:spacing w:line="360" w:lineRule="auto"/>
        <w:outlineLvl w:val="2"/>
        <w:rPr>
          <w:rFonts w:asciiTheme="minorEastAsia" w:eastAsiaTheme="minorEastAsia" w:hAnsiTheme="minorEastAsia"/>
          <w:sz w:val="24"/>
          <w:szCs w:val="24"/>
        </w:rPr>
      </w:pPr>
      <w:bookmarkStart w:id="441" w:name="_Toc395540028"/>
      <w:bookmarkStart w:id="442" w:name="_Toc395797764"/>
      <w:r w:rsidRPr="002F3AA6">
        <w:rPr>
          <w:rFonts w:asciiTheme="minorEastAsia" w:eastAsiaTheme="minorEastAsia" w:hAnsiTheme="minorEastAsia" w:cs="宋体" w:hint="eastAsia"/>
          <w:sz w:val="24"/>
          <w:szCs w:val="24"/>
        </w:rPr>
        <w:t>删除流表</w:t>
      </w:r>
      <w:bookmarkEnd w:id="441"/>
      <w:bookmarkEnd w:id="442"/>
    </w:p>
    <w:p w:rsidR="0084018F" w:rsidRDefault="0084018F" w:rsidP="0084018F">
      <w:pPr>
        <w:pStyle w:val="a3"/>
        <w:keepNext/>
      </w:pPr>
      <w:bookmarkStart w:id="443" w:name="_Toc395599840"/>
      <w:bookmarkStart w:id="444" w:name="_Toc395800762"/>
      <w:r>
        <w:rPr>
          <w:rFonts w:hint="eastAsia"/>
        </w:rPr>
        <w:t xml:space="preserve">表格5- </w:t>
      </w:r>
      <w:fldSimple w:instr=" SEQ 表格5- \* ARABIC ">
        <w:r w:rsidR="00005E24">
          <w:rPr>
            <w:noProof/>
          </w:rPr>
          <w:t>12</w:t>
        </w:r>
      </w:fldSimple>
      <w:r w:rsidRPr="0084018F">
        <w:rPr>
          <w:rFonts w:ascii="宋体" w:eastAsia="宋体" w:hAnsi="宋体" w:cs="宋体" w:hint="eastAsia"/>
        </w:rPr>
        <w:t>删除流表</w:t>
      </w:r>
      <w:bookmarkEnd w:id="443"/>
      <w:bookmarkEnd w:id="444"/>
    </w:p>
    <w:tbl>
      <w:tblPr>
        <w:tblW w:w="5000" w:type="pct"/>
        <w:tblBorders>
          <w:top w:val="single" w:sz="2" w:space="0" w:color="000001"/>
          <w:left w:val="single" w:sz="2" w:space="0" w:color="000001"/>
          <w:bottom w:val="single" w:sz="2" w:space="0" w:color="000001"/>
        </w:tblBorders>
        <w:tblCellMar>
          <w:left w:w="10" w:type="dxa"/>
          <w:right w:w="10" w:type="dxa"/>
        </w:tblCellMar>
        <w:tblLook w:val="04A0"/>
      </w:tblPr>
      <w:tblGrid>
        <w:gridCol w:w="1440"/>
        <w:gridCol w:w="7082"/>
      </w:tblGrid>
      <w:tr w:rsidR="001C7179" w:rsidRPr="001C7179" w:rsidTr="002F3AA6">
        <w:tc>
          <w:tcPr>
            <w:tcW w:w="845" w:type="pct"/>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序号</w:t>
            </w:r>
          </w:p>
        </w:tc>
        <w:tc>
          <w:tcPr>
            <w:tcW w:w="4155" w:type="pct"/>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11</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名称</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删除流表</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预置条件</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系统初始化添加流表规则</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测试步骤</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1. </w:t>
            </w:r>
            <w:r w:rsidRPr="007139D1">
              <w:rPr>
                <w:rFonts w:asciiTheme="minorEastAsia" w:eastAsiaTheme="minorEastAsia" w:hAnsiTheme="minorEastAsia" w:cs="宋体" w:hint="eastAsia"/>
                <w:sz w:val="21"/>
                <w:szCs w:val="21"/>
              </w:rPr>
              <w:t>启动流表管理</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2. </w:t>
            </w:r>
            <w:r w:rsidRPr="007139D1">
              <w:rPr>
                <w:rFonts w:asciiTheme="minorEastAsia" w:eastAsiaTheme="minorEastAsia" w:hAnsiTheme="minorEastAsia" w:cs="宋体" w:hint="eastAsia"/>
                <w:sz w:val="21"/>
                <w:szCs w:val="21"/>
              </w:rPr>
              <w:t>选择交换机中的流表，并选择删除流。</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3. </w:t>
            </w:r>
            <w:r w:rsidRPr="007139D1">
              <w:rPr>
                <w:rFonts w:asciiTheme="minorEastAsia" w:eastAsiaTheme="minorEastAsia" w:hAnsiTheme="minorEastAsia" w:cs="宋体" w:hint="eastAsia"/>
                <w:sz w:val="21"/>
                <w:szCs w:val="21"/>
              </w:rPr>
              <w:t>单击更新，查看交换机下是否有删除的流表</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预期结果</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交换机下不存在以删除的流表。</w:t>
            </w:r>
          </w:p>
        </w:tc>
      </w:tr>
    </w:tbl>
    <w:p w:rsidR="001C7179" w:rsidRPr="007139D1" w:rsidRDefault="001C7179" w:rsidP="007139D1">
      <w:pPr>
        <w:spacing w:line="360" w:lineRule="auto"/>
        <w:jc w:val="both"/>
        <w:rPr>
          <w:rFonts w:asciiTheme="minorEastAsia" w:eastAsiaTheme="minorEastAsia" w:hAnsiTheme="minorEastAsia"/>
          <w:sz w:val="21"/>
          <w:szCs w:val="21"/>
        </w:rPr>
      </w:pPr>
    </w:p>
    <w:p w:rsidR="0084018F" w:rsidRDefault="0084018F" w:rsidP="0084018F">
      <w:pPr>
        <w:pStyle w:val="a3"/>
        <w:keepNext/>
      </w:pPr>
      <w:bookmarkStart w:id="445" w:name="_Toc395599841"/>
      <w:bookmarkStart w:id="446" w:name="_Toc395800763"/>
      <w:r>
        <w:rPr>
          <w:rFonts w:hint="eastAsia"/>
        </w:rPr>
        <w:t xml:space="preserve">表格5- </w:t>
      </w:r>
      <w:fldSimple w:instr=" SEQ 表格5- \* ARABIC ">
        <w:r w:rsidR="00005E24">
          <w:rPr>
            <w:noProof/>
          </w:rPr>
          <w:t>13</w:t>
        </w:r>
      </w:fldSimple>
      <w:r w:rsidRPr="0084018F">
        <w:rPr>
          <w:rFonts w:ascii="宋体" w:eastAsia="宋体" w:hAnsi="宋体" w:cs="宋体" w:hint="eastAsia"/>
        </w:rPr>
        <w:t>删除所有流表</w:t>
      </w:r>
      <w:bookmarkEnd w:id="445"/>
      <w:bookmarkEnd w:id="446"/>
    </w:p>
    <w:tbl>
      <w:tblPr>
        <w:tblW w:w="5000" w:type="pct"/>
        <w:tblBorders>
          <w:top w:val="single" w:sz="2" w:space="0" w:color="000001"/>
          <w:left w:val="single" w:sz="2" w:space="0" w:color="000001"/>
          <w:bottom w:val="single" w:sz="2" w:space="0" w:color="000001"/>
        </w:tblBorders>
        <w:tblCellMar>
          <w:left w:w="10" w:type="dxa"/>
          <w:right w:w="10" w:type="dxa"/>
        </w:tblCellMar>
        <w:tblLook w:val="04A0"/>
      </w:tblPr>
      <w:tblGrid>
        <w:gridCol w:w="1440"/>
        <w:gridCol w:w="7082"/>
      </w:tblGrid>
      <w:tr w:rsidR="001C7179" w:rsidRPr="001C7179" w:rsidTr="002F3AA6">
        <w:tc>
          <w:tcPr>
            <w:tcW w:w="845" w:type="pct"/>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序号</w:t>
            </w:r>
          </w:p>
        </w:tc>
        <w:tc>
          <w:tcPr>
            <w:tcW w:w="4155" w:type="pct"/>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12</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名称</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删除所有流表</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预置条件</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系统初始化添加流表规则</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测试步骤</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1. </w:t>
            </w:r>
            <w:r w:rsidRPr="007139D1">
              <w:rPr>
                <w:rFonts w:asciiTheme="minorEastAsia" w:eastAsiaTheme="minorEastAsia" w:hAnsiTheme="minorEastAsia" w:cs="宋体" w:hint="eastAsia"/>
                <w:sz w:val="21"/>
                <w:szCs w:val="21"/>
              </w:rPr>
              <w:t>启动流表管理</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2. </w:t>
            </w:r>
            <w:r w:rsidRPr="007139D1">
              <w:rPr>
                <w:rFonts w:asciiTheme="minorEastAsia" w:eastAsiaTheme="minorEastAsia" w:hAnsiTheme="minorEastAsia" w:cs="宋体" w:hint="eastAsia"/>
                <w:sz w:val="21"/>
                <w:szCs w:val="21"/>
              </w:rPr>
              <w:t>选择交换机，并选择删除所有流。</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3. </w:t>
            </w:r>
            <w:r w:rsidRPr="007139D1">
              <w:rPr>
                <w:rFonts w:asciiTheme="minorEastAsia" w:eastAsiaTheme="minorEastAsia" w:hAnsiTheme="minorEastAsia" w:cs="宋体" w:hint="eastAsia"/>
                <w:sz w:val="21"/>
                <w:szCs w:val="21"/>
              </w:rPr>
              <w:t>单击更新，查看交换机下是否有流表</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预期结果</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交换机下不存在任何的流表</w:t>
            </w:r>
          </w:p>
        </w:tc>
      </w:tr>
    </w:tbl>
    <w:p w:rsidR="001C7179" w:rsidRPr="002F3AA6" w:rsidRDefault="001C7179" w:rsidP="001D5B4A">
      <w:pPr>
        <w:pStyle w:val="a6"/>
        <w:numPr>
          <w:ilvl w:val="0"/>
          <w:numId w:val="19"/>
        </w:numPr>
        <w:spacing w:line="360" w:lineRule="auto"/>
        <w:outlineLvl w:val="2"/>
        <w:rPr>
          <w:rFonts w:asciiTheme="minorEastAsia" w:eastAsiaTheme="minorEastAsia" w:hAnsiTheme="minorEastAsia"/>
          <w:sz w:val="24"/>
          <w:szCs w:val="24"/>
        </w:rPr>
      </w:pPr>
      <w:bookmarkStart w:id="447" w:name="_Toc395540029"/>
      <w:bookmarkStart w:id="448" w:name="_Toc395797765"/>
      <w:r w:rsidRPr="002F3AA6">
        <w:rPr>
          <w:rFonts w:asciiTheme="minorEastAsia" w:eastAsiaTheme="minorEastAsia" w:hAnsiTheme="minorEastAsia" w:cs="宋体" w:hint="eastAsia"/>
          <w:sz w:val="24"/>
          <w:szCs w:val="24"/>
        </w:rPr>
        <w:t>更新流表</w:t>
      </w:r>
      <w:bookmarkEnd w:id="447"/>
      <w:bookmarkEnd w:id="448"/>
    </w:p>
    <w:p w:rsidR="0084018F" w:rsidRDefault="0084018F" w:rsidP="0084018F">
      <w:pPr>
        <w:pStyle w:val="a3"/>
        <w:keepNext/>
      </w:pPr>
      <w:bookmarkStart w:id="449" w:name="_Toc395599842"/>
      <w:bookmarkStart w:id="450" w:name="_Toc395800764"/>
      <w:r>
        <w:rPr>
          <w:rFonts w:hint="eastAsia"/>
        </w:rPr>
        <w:t xml:space="preserve">表格5- </w:t>
      </w:r>
      <w:fldSimple w:instr=" SEQ 表格5- \* ARABIC ">
        <w:r w:rsidR="00005E24">
          <w:rPr>
            <w:noProof/>
          </w:rPr>
          <w:t>14</w:t>
        </w:r>
      </w:fldSimple>
      <w:r w:rsidRPr="0084018F">
        <w:rPr>
          <w:rFonts w:ascii="宋体" w:eastAsia="宋体" w:hAnsi="宋体" w:cs="宋体" w:hint="eastAsia"/>
        </w:rPr>
        <w:t>更新流表</w:t>
      </w:r>
      <w:bookmarkEnd w:id="449"/>
      <w:bookmarkEnd w:id="450"/>
    </w:p>
    <w:tbl>
      <w:tblPr>
        <w:tblW w:w="5000" w:type="pct"/>
        <w:tblBorders>
          <w:top w:val="single" w:sz="2" w:space="0" w:color="000001"/>
          <w:left w:val="single" w:sz="2" w:space="0" w:color="000001"/>
          <w:bottom w:val="single" w:sz="2" w:space="0" w:color="000001"/>
        </w:tblBorders>
        <w:tblCellMar>
          <w:left w:w="10" w:type="dxa"/>
          <w:right w:w="10" w:type="dxa"/>
        </w:tblCellMar>
        <w:tblLook w:val="04A0"/>
      </w:tblPr>
      <w:tblGrid>
        <w:gridCol w:w="1440"/>
        <w:gridCol w:w="7082"/>
      </w:tblGrid>
      <w:tr w:rsidR="001C7179" w:rsidRPr="001C7179" w:rsidTr="002F3AA6">
        <w:tc>
          <w:tcPr>
            <w:tcW w:w="845" w:type="pct"/>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序号</w:t>
            </w:r>
          </w:p>
        </w:tc>
        <w:tc>
          <w:tcPr>
            <w:tcW w:w="4155" w:type="pct"/>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13</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名称</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更新流表</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预置条件</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系统初始化添加流表规则</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测试步骤</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1. </w:t>
            </w:r>
            <w:r w:rsidRPr="007139D1">
              <w:rPr>
                <w:rFonts w:asciiTheme="minorEastAsia" w:eastAsiaTheme="minorEastAsia" w:hAnsiTheme="minorEastAsia" w:cs="宋体" w:hint="eastAsia"/>
                <w:sz w:val="21"/>
                <w:szCs w:val="21"/>
              </w:rPr>
              <w:t>启动流表管理</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2. </w:t>
            </w:r>
            <w:r w:rsidRPr="007139D1">
              <w:rPr>
                <w:rFonts w:asciiTheme="minorEastAsia" w:eastAsiaTheme="minorEastAsia" w:hAnsiTheme="minorEastAsia" w:cs="宋体" w:hint="eastAsia"/>
                <w:sz w:val="21"/>
                <w:szCs w:val="21"/>
              </w:rPr>
              <w:t>选择交换机中的流表</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3. </w:t>
            </w:r>
            <w:r w:rsidRPr="007139D1">
              <w:rPr>
                <w:rFonts w:asciiTheme="minorEastAsia" w:eastAsiaTheme="minorEastAsia" w:hAnsiTheme="minorEastAsia" w:cs="宋体" w:hint="eastAsia"/>
                <w:sz w:val="21"/>
                <w:szCs w:val="21"/>
              </w:rPr>
              <w:t>修改流表的参数值</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4. </w:t>
            </w:r>
            <w:r w:rsidRPr="007139D1">
              <w:rPr>
                <w:rFonts w:asciiTheme="minorEastAsia" w:eastAsiaTheme="minorEastAsia" w:hAnsiTheme="minorEastAsia" w:cs="宋体" w:hint="eastAsia"/>
                <w:sz w:val="21"/>
                <w:szCs w:val="21"/>
              </w:rPr>
              <w:t>更新，重新选择修改的流表</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预期结果</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流表的内容被成功的修改</w:t>
            </w:r>
          </w:p>
        </w:tc>
      </w:tr>
    </w:tbl>
    <w:p w:rsidR="001C7179" w:rsidRPr="002F3AA6" w:rsidRDefault="001C7179" w:rsidP="001D5B4A">
      <w:pPr>
        <w:pStyle w:val="a6"/>
        <w:numPr>
          <w:ilvl w:val="0"/>
          <w:numId w:val="20"/>
        </w:numPr>
        <w:spacing w:line="360" w:lineRule="auto"/>
        <w:outlineLvl w:val="1"/>
        <w:rPr>
          <w:rFonts w:asciiTheme="minorEastAsia" w:eastAsiaTheme="minorEastAsia" w:hAnsiTheme="minorEastAsia"/>
          <w:sz w:val="24"/>
          <w:szCs w:val="24"/>
        </w:rPr>
      </w:pPr>
      <w:bookmarkStart w:id="451" w:name="_Toc395540030"/>
      <w:bookmarkStart w:id="452" w:name="_Toc395797766"/>
      <w:r w:rsidRPr="002F3AA6">
        <w:rPr>
          <w:rFonts w:asciiTheme="minorEastAsia" w:eastAsiaTheme="minorEastAsia" w:hAnsiTheme="minorEastAsia" w:cs="宋体" w:hint="eastAsia"/>
          <w:sz w:val="24"/>
          <w:szCs w:val="24"/>
        </w:rPr>
        <w:t>寻找有效</w:t>
      </w:r>
      <w:r w:rsidRPr="002F3AA6">
        <w:rPr>
          <w:rFonts w:asciiTheme="minorEastAsia" w:eastAsiaTheme="minorEastAsia" w:hAnsiTheme="minorEastAsia"/>
          <w:sz w:val="24"/>
          <w:szCs w:val="24"/>
        </w:rPr>
        <w:t>DENY</w:t>
      </w:r>
      <w:r w:rsidRPr="002F3AA6">
        <w:rPr>
          <w:rFonts w:asciiTheme="minorEastAsia" w:eastAsiaTheme="minorEastAsia" w:hAnsiTheme="minorEastAsia" w:cs="宋体" w:hint="eastAsia"/>
          <w:sz w:val="24"/>
          <w:szCs w:val="24"/>
        </w:rPr>
        <w:t>规则</w:t>
      </w:r>
      <w:bookmarkEnd w:id="451"/>
      <w:bookmarkEnd w:id="452"/>
    </w:p>
    <w:p w:rsidR="0084018F" w:rsidRDefault="0084018F" w:rsidP="0084018F">
      <w:pPr>
        <w:pStyle w:val="a3"/>
        <w:keepNext/>
      </w:pPr>
      <w:bookmarkStart w:id="453" w:name="_Toc395599843"/>
      <w:bookmarkStart w:id="454" w:name="_Toc395800765"/>
      <w:r>
        <w:rPr>
          <w:rFonts w:hint="eastAsia"/>
        </w:rPr>
        <w:t xml:space="preserve">表格5- </w:t>
      </w:r>
      <w:fldSimple w:instr=" SEQ 表格5- \* ARABIC ">
        <w:r w:rsidR="00005E24">
          <w:rPr>
            <w:noProof/>
          </w:rPr>
          <w:t>15</w:t>
        </w:r>
      </w:fldSimple>
      <w:r w:rsidRPr="0084018F">
        <w:rPr>
          <w:rFonts w:ascii="宋体" w:eastAsia="宋体" w:hAnsi="宋体" w:cs="宋体" w:hint="eastAsia"/>
        </w:rPr>
        <w:t>初始有效</w:t>
      </w:r>
      <w:r w:rsidRPr="0084018F">
        <w:rPr>
          <w:rFonts w:cs="Times New Roman"/>
        </w:rPr>
        <w:t>DENY</w:t>
      </w:r>
      <w:r w:rsidRPr="0084018F">
        <w:rPr>
          <w:rFonts w:ascii="宋体" w:eastAsia="宋体" w:hAnsi="宋体" w:cs="宋体" w:hint="eastAsia"/>
        </w:rPr>
        <w:t>规则</w:t>
      </w:r>
      <w:bookmarkEnd w:id="453"/>
      <w:bookmarkEnd w:id="454"/>
    </w:p>
    <w:tbl>
      <w:tblPr>
        <w:tblW w:w="5000" w:type="pct"/>
        <w:tblBorders>
          <w:top w:val="single" w:sz="2" w:space="0" w:color="000001"/>
          <w:left w:val="single" w:sz="2" w:space="0" w:color="000001"/>
          <w:bottom w:val="single" w:sz="2" w:space="0" w:color="000001"/>
        </w:tblBorders>
        <w:tblCellMar>
          <w:left w:w="10" w:type="dxa"/>
          <w:right w:w="10" w:type="dxa"/>
        </w:tblCellMar>
        <w:tblLook w:val="04A0"/>
      </w:tblPr>
      <w:tblGrid>
        <w:gridCol w:w="1440"/>
        <w:gridCol w:w="7082"/>
      </w:tblGrid>
      <w:tr w:rsidR="001C7179" w:rsidRPr="001C7179" w:rsidTr="002F3AA6">
        <w:tc>
          <w:tcPr>
            <w:tcW w:w="845" w:type="pct"/>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序号</w:t>
            </w:r>
          </w:p>
        </w:tc>
        <w:tc>
          <w:tcPr>
            <w:tcW w:w="4155" w:type="pct"/>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14</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名称</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初始有效</w:t>
            </w:r>
            <w:r w:rsidRPr="007139D1">
              <w:rPr>
                <w:rFonts w:asciiTheme="minorEastAsia" w:eastAsiaTheme="minorEastAsia" w:hAnsiTheme="minorEastAsia"/>
                <w:sz w:val="21"/>
                <w:szCs w:val="21"/>
              </w:rPr>
              <w:t>DENY</w:t>
            </w:r>
            <w:r w:rsidRPr="007139D1">
              <w:rPr>
                <w:rFonts w:asciiTheme="minorEastAsia" w:eastAsiaTheme="minorEastAsia" w:hAnsiTheme="minorEastAsia" w:cs="宋体" w:hint="eastAsia"/>
                <w:sz w:val="21"/>
                <w:szCs w:val="21"/>
              </w:rPr>
              <w:t>规则</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预置条件</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系统初始化添加的防火墙规则</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测试步骤</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1. </w:t>
            </w:r>
            <w:r w:rsidRPr="007139D1">
              <w:rPr>
                <w:rFonts w:asciiTheme="minorEastAsia" w:eastAsiaTheme="minorEastAsia" w:hAnsiTheme="minorEastAsia" w:cs="宋体" w:hint="eastAsia"/>
                <w:sz w:val="21"/>
                <w:szCs w:val="21"/>
              </w:rPr>
              <w:t>依次选择冲突检测，防火墙</w:t>
            </w:r>
            <w:r w:rsidRPr="007139D1">
              <w:rPr>
                <w:rFonts w:asciiTheme="minorEastAsia" w:eastAsiaTheme="minorEastAsia" w:hAnsiTheme="minorEastAsia"/>
                <w:sz w:val="21"/>
                <w:szCs w:val="21"/>
              </w:rPr>
              <w:t>DENY</w:t>
            </w:r>
            <w:r w:rsidRPr="007139D1">
              <w:rPr>
                <w:rFonts w:asciiTheme="minorEastAsia" w:eastAsiaTheme="minorEastAsia" w:hAnsiTheme="minorEastAsia" w:cs="宋体" w:hint="eastAsia"/>
                <w:sz w:val="21"/>
                <w:szCs w:val="21"/>
              </w:rPr>
              <w:t>规则</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2. </w:t>
            </w:r>
            <w:r w:rsidRPr="007139D1">
              <w:rPr>
                <w:rFonts w:asciiTheme="minorEastAsia" w:eastAsiaTheme="minorEastAsia" w:hAnsiTheme="minorEastAsia" w:cs="宋体" w:hint="eastAsia"/>
                <w:sz w:val="21"/>
                <w:szCs w:val="21"/>
              </w:rPr>
              <w:t>查看显示的防火墙规则是否是有效的</w:t>
            </w:r>
            <w:r w:rsidRPr="007139D1">
              <w:rPr>
                <w:rFonts w:asciiTheme="minorEastAsia" w:eastAsiaTheme="minorEastAsia" w:hAnsiTheme="minorEastAsia"/>
                <w:sz w:val="21"/>
                <w:szCs w:val="21"/>
              </w:rPr>
              <w:t>DENY</w:t>
            </w:r>
            <w:r w:rsidRPr="007139D1">
              <w:rPr>
                <w:rFonts w:asciiTheme="minorEastAsia" w:eastAsiaTheme="minorEastAsia" w:hAnsiTheme="minorEastAsia" w:cs="宋体" w:hint="eastAsia"/>
                <w:sz w:val="21"/>
                <w:szCs w:val="21"/>
              </w:rPr>
              <w:t>规则</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预期结果</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可以找到正确的</w:t>
            </w:r>
            <w:r w:rsidRPr="007139D1">
              <w:rPr>
                <w:rFonts w:asciiTheme="minorEastAsia" w:eastAsiaTheme="minorEastAsia" w:hAnsiTheme="minorEastAsia"/>
                <w:sz w:val="21"/>
                <w:szCs w:val="21"/>
              </w:rPr>
              <w:t>DENY</w:t>
            </w:r>
            <w:r w:rsidRPr="007139D1">
              <w:rPr>
                <w:rFonts w:asciiTheme="minorEastAsia" w:eastAsiaTheme="minorEastAsia" w:hAnsiTheme="minorEastAsia" w:cs="宋体" w:hint="eastAsia"/>
                <w:sz w:val="21"/>
                <w:szCs w:val="21"/>
              </w:rPr>
              <w:t>规则</w:t>
            </w:r>
          </w:p>
        </w:tc>
      </w:tr>
    </w:tbl>
    <w:p w:rsidR="001C7179" w:rsidRPr="007139D1" w:rsidRDefault="001C7179" w:rsidP="007139D1">
      <w:pPr>
        <w:spacing w:line="360" w:lineRule="auto"/>
        <w:jc w:val="both"/>
        <w:rPr>
          <w:rFonts w:asciiTheme="minorEastAsia" w:eastAsiaTheme="minorEastAsia" w:hAnsiTheme="minorEastAsia"/>
          <w:sz w:val="21"/>
          <w:szCs w:val="21"/>
        </w:rPr>
      </w:pPr>
    </w:p>
    <w:p w:rsidR="0084018F" w:rsidRDefault="0084018F" w:rsidP="0084018F">
      <w:pPr>
        <w:pStyle w:val="a3"/>
        <w:keepNext/>
      </w:pPr>
      <w:bookmarkStart w:id="455" w:name="_Toc395599844"/>
      <w:bookmarkStart w:id="456" w:name="_Toc395800766"/>
      <w:r>
        <w:rPr>
          <w:rFonts w:hint="eastAsia"/>
        </w:rPr>
        <w:lastRenderedPageBreak/>
        <w:t xml:space="preserve">表格5- </w:t>
      </w:r>
      <w:fldSimple w:instr=" SEQ 表格5- \* ARABIC ">
        <w:r w:rsidR="00005E24">
          <w:rPr>
            <w:noProof/>
          </w:rPr>
          <w:t>16</w:t>
        </w:r>
      </w:fldSimple>
      <w:commentRangeStart w:id="457"/>
      <w:r w:rsidRPr="0084018F">
        <w:rPr>
          <w:rFonts w:ascii="宋体" w:eastAsia="宋体" w:hAnsi="宋体" w:cs="宋体" w:hint="eastAsia"/>
        </w:rPr>
        <w:t>动态生成有效</w:t>
      </w:r>
      <w:r w:rsidRPr="0084018F">
        <w:rPr>
          <w:rFonts w:cs="Times New Roman"/>
        </w:rPr>
        <w:t>DENY</w:t>
      </w:r>
      <w:r w:rsidRPr="0084018F">
        <w:rPr>
          <w:rFonts w:ascii="宋体" w:eastAsia="宋体" w:hAnsi="宋体" w:cs="宋体" w:hint="eastAsia"/>
        </w:rPr>
        <w:t>规则</w:t>
      </w:r>
      <w:bookmarkEnd w:id="455"/>
      <w:bookmarkEnd w:id="456"/>
      <w:commentRangeEnd w:id="457"/>
      <w:r w:rsidR="00905C18">
        <w:rPr>
          <w:rStyle w:val="af7"/>
          <w:rFonts w:eastAsia="宋体" w:cs="Times New Roman"/>
          <w:i w:val="0"/>
          <w:iCs w:val="0"/>
        </w:rPr>
        <w:commentReference w:id="457"/>
      </w:r>
    </w:p>
    <w:tbl>
      <w:tblPr>
        <w:tblW w:w="5000" w:type="pct"/>
        <w:tblBorders>
          <w:top w:val="single" w:sz="2" w:space="0" w:color="000001"/>
          <w:left w:val="single" w:sz="2" w:space="0" w:color="000001"/>
          <w:bottom w:val="single" w:sz="2" w:space="0" w:color="000001"/>
        </w:tblBorders>
        <w:tblCellMar>
          <w:left w:w="10" w:type="dxa"/>
          <w:right w:w="10" w:type="dxa"/>
        </w:tblCellMar>
        <w:tblLook w:val="04A0"/>
      </w:tblPr>
      <w:tblGrid>
        <w:gridCol w:w="1440"/>
        <w:gridCol w:w="7082"/>
      </w:tblGrid>
      <w:tr w:rsidR="001C7179" w:rsidRPr="001C7179" w:rsidTr="002F3AA6">
        <w:tc>
          <w:tcPr>
            <w:tcW w:w="845" w:type="pct"/>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序号</w:t>
            </w:r>
          </w:p>
        </w:tc>
        <w:tc>
          <w:tcPr>
            <w:tcW w:w="4155" w:type="pct"/>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15</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名称</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动态生成有效</w:t>
            </w:r>
            <w:r w:rsidRPr="007139D1">
              <w:rPr>
                <w:rFonts w:asciiTheme="minorEastAsia" w:eastAsiaTheme="minorEastAsia" w:hAnsiTheme="minorEastAsia"/>
                <w:sz w:val="21"/>
                <w:szCs w:val="21"/>
              </w:rPr>
              <w:t>DENY</w:t>
            </w:r>
            <w:r w:rsidRPr="007139D1">
              <w:rPr>
                <w:rFonts w:asciiTheme="minorEastAsia" w:eastAsiaTheme="minorEastAsia" w:hAnsiTheme="minorEastAsia" w:cs="宋体" w:hint="eastAsia"/>
                <w:sz w:val="21"/>
                <w:szCs w:val="21"/>
              </w:rPr>
              <w:t>规则</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预置条件</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系统初始化添加的防火墙规则</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测试步骤</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1. </w:t>
            </w:r>
            <w:r w:rsidRPr="007139D1">
              <w:rPr>
                <w:rFonts w:asciiTheme="minorEastAsia" w:eastAsiaTheme="minorEastAsia" w:hAnsiTheme="minorEastAsia" w:cs="宋体" w:hint="eastAsia"/>
                <w:sz w:val="21"/>
                <w:szCs w:val="21"/>
              </w:rPr>
              <w:t>依次选择冲突检测，防火墙</w:t>
            </w:r>
            <w:r w:rsidRPr="007139D1">
              <w:rPr>
                <w:rFonts w:asciiTheme="minorEastAsia" w:eastAsiaTheme="minorEastAsia" w:hAnsiTheme="minorEastAsia"/>
                <w:sz w:val="21"/>
                <w:szCs w:val="21"/>
              </w:rPr>
              <w:t>DENY</w:t>
            </w:r>
            <w:r w:rsidRPr="007139D1">
              <w:rPr>
                <w:rFonts w:asciiTheme="minorEastAsia" w:eastAsiaTheme="minorEastAsia" w:hAnsiTheme="minorEastAsia" w:cs="宋体" w:hint="eastAsia"/>
                <w:sz w:val="21"/>
                <w:szCs w:val="21"/>
              </w:rPr>
              <w:t>规则</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2. </w:t>
            </w:r>
            <w:r w:rsidRPr="007139D1">
              <w:rPr>
                <w:rFonts w:asciiTheme="minorEastAsia" w:eastAsiaTheme="minorEastAsia" w:hAnsiTheme="minorEastAsia" w:cs="宋体" w:hint="eastAsia"/>
                <w:sz w:val="21"/>
                <w:szCs w:val="21"/>
              </w:rPr>
              <w:t>记录当前的防火墙有效</w:t>
            </w:r>
            <w:r w:rsidRPr="007139D1">
              <w:rPr>
                <w:rFonts w:asciiTheme="minorEastAsia" w:eastAsiaTheme="minorEastAsia" w:hAnsiTheme="minorEastAsia"/>
                <w:sz w:val="21"/>
                <w:szCs w:val="21"/>
              </w:rPr>
              <w:t>DENY</w:t>
            </w:r>
            <w:r w:rsidRPr="007139D1">
              <w:rPr>
                <w:rFonts w:asciiTheme="minorEastAsia" w:eastAsiaTheme="minorEastAsia" w:hAnsiTheme="minorEastAsia" w:cs="宋体" w:hint="eastAsia"/>
                <w:sz w:val="21"/>
                <w:szCs w:val="21"/>
              </w:rPr>
              <w:t>规则</w:t>
            </w:r>
          </w:p>
          <w:p w:rsidR="00835EC5" w:rsidRPr="00835EC5" w:rsidRDefault="001C7179" w:rsidP="007139D1">
            <w:pPr>
              <w:spacing w:line="360" w:lineRule="auto"/>
              <w:jc w:val="both"/>
              <w:rPr>
                <w:rFonts w:asciiTheme="minorEastAsia" w:eastAsiaTheme="minorEastAsia" w:hAnsiTheme="minorEastAsia" w:cs="宋体"/>
                <w:sz w:val="21"/>
                <w:szCs w:val="21"/>
              </w:rPr>
            </w:pPr>
            <w:r w:rsidRPr="007139D1">
              <w:rPr>
                <w:rFonts w:asciiTheme="minorEastAsia" w:eastAsiaTheme="minorEastAsia" w:hAnsiTheme="minorEastAsia"/>
                <w:sz w:val="21"/>
                <w:szCs w:val="21"/>
              </w:rPr>
              <w:t xml:space="preserve">3. </w:t>
            </w:r>
            <w:r w:rsidR="00835EC5">
              <w:rPr>
                <w:rFonts w:asciiTheme="minorEastAsia" w:eastAsiaTheme="minorEastAsia" w:hAnsiTheme="minorEastAsia" w:cs="宋体" w:hint="eastAsia"/>
                <w:sz w:val="21"/>
                <w:szCs w:val="21"/>
              </w:rPr>
              <w:t>添加如下防火墙规则</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3. </w:t>
            </w:r>
            <w:r w:rsidRPr="007139D1">
              <w:rPr>
                <w:rFonts w:asciiTheme="minorEastAsia" w:eastAsiaTheme="minorEastAsia" w:hAnsiTheme="minorEastAsia" w:cs="宋体" w:hint="eastAsia"/>
                <w:sz w:val="21"/>
                <w:szCs w:val="21"/>
              </w:rPr>
              <w:t>单击防火墙</w:t>
            </w:r>
            <w:r w:rsidRPr="007139D1">
              <w:rPr>
                <w:rFonts w:asciiTheme="minorEastAsia" w:eastAsiaTheme="minorEastAsia" w:hAnsiTheme="minorEastAsia"/>
                <w:sz w:val="21"/>
                <w:szCs w:val="21"/>
              </w:rPr>
              <w:t>DENY</w:t>
            </w:r>
            <w:r w:rsidRPr="007139D1">
              <w:rPr>
                <w:rFonts w:asciiTheme="minorEastAsia" w:eastAsiaTheme="minorEastAsia" w:hAnsiTheme="minorEastAsia" w:cs="宋体" w:hint="eastAsia"/>
                <w:sz w:val="21"/>
                <w:szCs w:val="21"/>
              </w:rPr>
              <w:t>规则</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预期结果</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生成正确的防火墙</w:t>
            </w:r>
            <w:r w:rsidRPr="007139D1">
              <w:rPr>
                <w:rFonts w:asciiTheme="minorEastAsia" w:eastAsiaTheme="minorEastAsia" w:hAnsiTheme="minorEastAsia"/>
                <w:sz w:val="21"/>
                <w:szCs w:val="21"/>
              </w:rPr>
              <w:t>DENY</w:t>
            </w:r>
            <w:r w:rsidRPr="007139D1">
              <w:rPr>
                <w:rFonts w:asciiTheme="minorEastAsia" w:eastAsiaTheme="minorEastAsia" w:hAnsiTheme="minorEastAsia" w:cs="宋体" w:hint="eastAsia"/>
                <w:sz w:val="21"/>
                <w:szCs w:val="21"/>
              </w:rPr>
              <w:t>规则</w:t>
            </w:r>
          </w:p>
        </w:tc>
      </w:tr>
    </w:tbl>
    <w:p w:rsidR="001C7179" w:rsidRPr="002F3AA6" w:rsidRDefault="001C7179" w:rsidP="001D5B4A">
      <w:pPr>
        <w:pStyle w:val="a6"/>
        <w:numPr>
          <w:ilvl w:val="0"/>
          <w:numId w:val="20"/>
        </w:numPr>
        <w:spacing w:line="360" w:lineRule="auto"/>
        <w:outlineLvl w:val="1"/>
        <w:rPr>
          <w:rFonts w:asciiTheme="minorEastAsia" w:eastAsiaTheme="minorEastAsia" w:hAnsiTheme="minorEastAsia"/>
          <w:sz w:val="24"/>
          <w:szCs w:val="24"/>
        </w:rPr>
      </w:pPr>
      <w:bookmarkStart w:id="458" w:name="_Toc395540031"/>
      <w:bookmarkStart w:id="459" w:name="_Toc395797767"/>
      <w:r w:rsidRPr="002F3AA6">
        <w:rPr>
          <w:rFonts w:asciiTheme="minorEastAsia" w:eastAsiaTheme="minorEastAsia" w:hAnsiTheme="minorEastAsia" w:cs="宋体" w:hint="eastAsia"/>
          <w:sz w:val="24"/>
          <w:szCs w:val="24"/>
        </w:rPr>
        <w:t>寻找</w:t>
      </w:r>
      <w:r w:rsidRPr="002F3AA6">
        <w:rPr>
          <w:rFonts w:asciiTheme="minorEastAsia" w:eastAsiaTheme="minorEastAsia" w:hAnsiTheme="minorEastAsia"/>
          <w:sz w:val="24"/>
          <w:szCs w:val="24"/>
        </w:rPr>
        <w:t>FlowPath</w:t>
      </w:r>
      <w:bookmarkEnd w:id="458"/>
      <w:bookmarkEnd w:id="459"/>
    </w:p>
    <w:p w:rsidR="0084018F" w:rsidRDefault="0084018F" w:rsidP="0084018F">
      <w:pPr>
        <w:pStyle w:val="a3"/>
        <w:keepNext/>
      </w:pPr>
      <w:bookmarkStart w:id="460" w:name="_Toc395599845"/>
      <w:bookmarkStart w:id="461" w:name="_Toc395800767"/>
      <w:r>
        <w:rPr>
          <w:rFonts w:hint="eastAsia"/>
        </w:rPr>
        <w:t xml:space="preserve">表格5- </w:t>
      </w:r>
      <w:fldSimple w:instr=" SEQ 表格5- \* ARABIC ">
        <w:r w:rsidR="00005E24">
          <w:rPr>
            <w:noProof/>
          </w:rPr>
          <w:t>17</w:t>
        </w:r>
      </w:fldSimple>
      <w:r w:rsidRPr="0084018F">
        <w:rPr>
          <w:rFonts w:ascii="宋体" w:eastAsia="宋体" w:hAnsi="宋体" w:cs="宋体" w:hint="eastAsia"/>
        </w:rPr>
        <w:t>生成系统初始化的</w:t>
      </w:r>
      <w:r w:rsidRPr="0084018F">
        <w:rPr>
          <w:rFonts w:cs="Times New Roman"/>
        </w:rPr>
        <w:t>FlowPath</w:t>
      </w:r>
      <w:bookmarkEnd w:id="460"/>
      <w:bookmarkEnd w:id="461"/>
    </w:p>
    <w:tbl>
      <w:tblPr>
        <w:tblW w:w="5000" w:type="pct"/>
        <w:tblBorders>
          <w:top w:val="single" w:sz="2" w:space="0" w:color="000001"/>
          <w:left w:val="single" w:sz="2" w:space="0" w:color="000001"/>
          <w:bottom w:val="single" w:sz="2" w:space="0" w:color="000001"/>
        </w:tblBorders>
        <w:tblCellMar>
          <w:left w:w="10" w:type="dxa"/>
          <w:right w:w="10" w:type="dxa"/>
        </w:tblCellMar>
        <w:tblLook w:val="04A0"/>
      </w:tblPr>
      <w:tblGrid>
        <w:gridCol w:w="1428"/>
        <w:gridCol w:w="7094"/>
      </w:tblGrid>
      <w:tr w:rsidR="001C7179" w:rsidRPr="001C7179" w:rsidTr="002F3AA6">
        <w:tc>
          <w:tcPr>
            <w:tcW w:w="838" w:type="pct"/>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序号</w:t>
            </w:r>
          </w:p>
        </w:tc>
        <w:tc>
          <w:tcPr>
            <w:tcW w:w="4162" w:type="pct"/>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16</w:t>
            </w:r>
          </w:p>
        </w:tc>
      </w:tr>
      <w:tr w:rsidR="001C7179" w:rsidRPr="001C7179" w:rsidTr="002F3AA6">
        <w:tc>
          <w:tcPr>
            <w:tcW w:w="838"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名称</w:t>
            </w:r>
          </w:p>
        </w:tc>
        <w:tc>
          <w:tcPr>
            <w:tcW w:w="4162"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生成系统初始化的</w:t>
            </w:r>
            <w:r w:rsidRPr="007139D1">
              <w:rPr>
                <w:rFonts w:asciiTheme="minorEastAsia" w:eastAsiaTheme="minorEastAsia" w:hAnsiTheme="minorEastAsia"/>
                <w:sz w:val="21"/>
                <w:szCs w:val="21"/>
              </w:rPr>
              <w:t>FlowPath</w:t>
            </w:r>
          </w:p>
        </w:tc>
      </w:tr>
      <w:tr w:rsidR="001C7179" w:rsidRPr="001C7179" w:rsidTr="002F3AA6">
        <w:tc>
          <w:tcPr>
            <w:tcW w:w="838"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预置条件</w:t>
            </w:r>
          </w:p>
        </w:tc>
        <w:tc>
          <w:tcPr>
            <w:tcW w:w="4162"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系统初始化添加的拓扑结构和流表规则</w:t>
            </w:r>
          </w:p>
        </w:tc>
      </w:tr>
      <w:tr w:rsidR="001C7179" w:rsidRPr="001C7179" w:rsidTr="002F3AA6">
        <w:tc>
          <w:tcPr>
            <w:tcW w:w="838"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测试步骤</w:t>
            </w:r>
          </w:p>
        </w:tc>
        <w:tc>
          <w:tcPr>
            <w:tcW w:w="4162"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1. </w:t>
            </w:r>
            <w:r w:rsidRPr="007139D1">
              <w:rPr>
                <w:rFonts w:asciiTheme="minorEastAsia" w:eastAsiaTheme="minorEastAsia" w:hAnsiTheme="minorEastAsia" w:cs="宋体" w:hint="eastAsia"/>
                <w:sz w:val="21"/>
                <w:szCs w:val="21"/>
              </w:rPr>
              <w:t>依次选择冲突检测，</w:t>
            </w:r>
            <w:r w:rsidRPr="007139D1">
              <w:rPr>
                <w:rFonts w:asciiTheme="minorEastAsia" w:eastAsiaTheme="minorEastAsia" w:hAnsiTheme="minorEastAsia"/>
                <w:sz w:val="21"/>
                <w:szCs w:val="21"/>
              </w:rPr>
              <w:t>shiftd-flowpaths</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2. </w:t>
            </w:r>
            <w:r w:rsidRPr="007139D1">
              <w:rPr>
                <w:rFonts w:asciiTheme="minorEastAsia" w:eastAsiaTheme="minorEastAsia" w:hAnsiTheme="minorEastAsia" w:cs="宋体" w:hint="eastAsia"/>
                <w:sz w:val="21"/>
                <w:szCs w:val="21"/>
              </w:rPr>
              <w:t>查看生成的</w:t>
            </w:r>
            <w:r w:rsidRPr="007139D1">
              <w:rPr>
                <w:rFonts w:asciiTheme="minorEastAsia" w:eastAsiaTheme="minorEastAsia" w:hAnsiTheme="minorEastAsia"/>
                <w:sz w:val="21"/>
                <w:szCs w:val="21"/>
              </w:rPr>
              <w:t>shifted-flowpaths</w:t>
            </w:r>
          </w:p>
        </w:tc>
      </w:tr>
      <w:tr w:rsidR="001C7179" w:rsidRPr="001C7179" w:rsidTr="002F3AA6">
        <w:tc>
          <w:tcPr>
            <w:tcW w:w="838"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预期结果</w:t>
            </w:r>
          </w:p>
        </w:tc>
        <w:tc>
          <w:tcPr>
            <w:tcW w:w="4162"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生成正确的</w:t>
            </w:r>
            <w:r w:rsidRPr="007139D1">
              <w:rPr>
                <w:rFonts w:asciiTheme="minorEastAsia" w:eastAsiaTheme="minorEastAsia" w:hAnsiTheme="minorEastAsia"/>
                <w:sz w:val="21"/>
                <w:szCs w:val="21"/>
              </w:rPr>
              <w:t>shifted-flowpaths</w:t>
            </w:r>
          </w:p>
        </w:tc>
      </w:tr>
    </w:tbl>
    <w:p w:rsidR="001C7179" w:rsidRPr="007139D1" w:rsidRDefault="001C7179" w:rsidP="007139D1">
      <w:pPr>
        <w:spacing w:line="360" w:lineRule="auto"/>
        <w:jc w:val="both"/>
        <w:rPr>
          <w:rFonts w:asciiTheme="minorEastAsia" w:eastAsiaTheme="minorEastAsia" w:hAnsiTheme="minorEastAsia"/>
          <w:sz w:val="21"/>
          <w:szCs w:val="21"/>
        </w:rPr>
      </w:pPr>
    </w:p>
    <w:p w:rsidR="0084018F" w:rsidRDefault="0084018F" w:rsidP="0084018F">
      <w:pPr>
        <w:pStyle w:val="a3"/>
        <w:keepNext/>
      </w:pPr>
      <w:bookmarkStart w:id="462" w:name="_Toc395599846"/>
      <w:bookmarkStart w:id="463" w:name="_Toc395800768"/>
      <w:r>
        <w:rPr>
          <w:rFonts w:ascii="宋体" w:eastAsia="宋体" w:hAnsi="宋体" w:cs="宋体" w:hint="eastAsia"/>
        </w:rPr>
        <w:t>表格</w:t>
      </w:r>
      <w:r>
        <w:rPr>
          <w:rFonts w:cs="Times New Roman"/>
        </w:rPr>
        <w:t>5-</w:t>
      </w:r>
      <w:r>
        <w:rPr>
          <w:rFonts w:hint="eastAsia"/>
        </w:rPr>
        <w:t xml:space="preserve"> </w:t>
      </w:r>
      <w:fldSimple w:instr=" SEQ 表格5- \* ARABIC ">
        <w:r w:rsidR="00005E24">
          <w:rPr>
            <w:noProof/>
          </w:rPr>
          <w:t>18</w:t>
        </w:r>
      </w:fldSimple>
      <w:r w:rsidRPr="0084018F">
        <w:rPr>
          <w:rFonts w:ascii="宋体" w:eastAsia="宋体" w:hAnsi="宋体" w:cs="宋体" w:hint="eastAsia"/>
        </w:rPr>
        <w:t>动态生成</w:t>
      </w:r>
      <w:commentRangeStart w:id="464"/>
      <w:proofErr w:type="spellStart"/>
      <w:r w:rsidRPr="0084018F">
        <w:rPr>
          <w:rFonts w:cs="Times New Roman"/>
        </w:rPr>
        <w:t>FlowPath</w:t>
      </w:r>
      <w:bookmarkEnd w:id="462"/>
      <w:bookmarkEnd w:id="463"/>
      <w:commentRangeEnd w:id="464"/>
      <w:proofErr w:type="spellEnd"/>
      <w:r w:rsidR="00905C18">
        <w:rPr>
          <w:rStyle w:val="af7"/>
          <w:rFonts w:eastAsia="宋体" w:cs="Times New Roman"/>
          <w:i w:val="0"/>
          <w:iCs w:val="0"/>
        </w:rPr>
        <w:commentReference w:id="464"/>
      </w:r>
    </w:p>
    <w:tbl>
      <w:tblPr>
        <w:tblW w:w="5000" w:type="pct"/>
        <w:tblBorders>
          <w:top w:val="single" w:sz="2" w:space="0" w:color="000001"/>
          <w:left w:val="single" w:sz="2" w:space="0" w:color="000001"/>
          <w:bottom w:val="single" w:sz="2" w:space="0" w:color="000001"/>
        </w:tblBorders>
        <w:tblCellMar>
          <w:left w:w="10" w:type="dxa"/>
          <w:right w:w="10" w:type="dxa"/>
        </w:tblCellMar>
        <w:tblLook w:val="04A0"/>
      </w:tblPr>
      <w:tblGrid>
        <w:gridCol w:w="1428"/>
        <w:gridCol w:w="7094"/>
      </w:tblGrid>
      <w:tr w:rsidR="001C7179" w:rsidRPr="001C7179" w:rsidTr="002F3AA6">
        <w:tc>
          <w:tcPr>
            <w:tcW w:w="838" w:type="pct"/>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序号</w:t>
            </w:r>
          </w:p>
        </w:tc>
        <w:tc>
          <w:tcPr>
            <w:tcW w:w="4162" w:type="pct"/>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17</w:t>
            </w:r>
          </w:p>
        </w:tc>
      </w:tr>
      <w:tr w:rsidR="001C7179" w:rsidRPr="001C7179" w:rsidTr="002F3AA6">
        <w:tc>
          <w:tcPr>
            <w:tcW w:w="838"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名称</w:t>
            </w:r>
          </w:p>
        </w:tc>
        <w:tc>
          <w:tcPr>
            <w:tcW w:w="4162"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84018F"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sz w:val="21"/>
                <w:szCs w:val="21"/>
              </w:rPr>
              <w:t>动态生成FlowPath</w:t>
            </w:r>
          </w:p>
        </w:tc>
      </w:tr>
      <w:tr w:rsidR="001C7179" w:rsidRPr="001C7179" w:rsidTr="002F3AA6">
        <w:tc>
          <w:tcPr>
            <w:tcW w:w="838"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预置条件</w:t>
            </w:r>
          </w:p>
        </w:tc>
        <w:tc>
          <w:tcPr>
            <w:tcW w:w="4162"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系统初始化添加的拓扑结构和流表规则</w:t>
            </w:r>
          </w:p>
        </w:tc>
      </w:tr>
      <w:tr w:rsidR="001C7179" w:rsidRPr="001C7179" w:rsidTr="002F3AA6">
        <w:tc>
          <w:tcPr>
            <w:tcW w:w="838"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测试步骤</w:t>
            </w:r>
          </w:p>
        </w:tc>
        <w:tc>
          <w:tcPr>
            <w:tcW w:w="4162"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1. </w:t>
            </w:r>
            <w:r w:rsidRPr="007139D1">
              <w:rPr>
                <w:rFonts w:asciiTheme="minorEastAsia" w:eastAsiaTheme="minorEastAsia" w:hAnsiTheme="minorEastAsia" w:cs="宋体" w:hint="eastAsia"/>
                <w:sz w:val="21"/>
                <w:szCs w:val="21"/>
              </w:rPr>
              <w:t>依次选择冲突检测，</w:t>
            </w:r>
            <w:r w:rsidRPr="007139D1">
              <w:rPr>
                <w:rFonts w:asciiTheme="minorEastAsia" w:eastAsiaTheme="minorEastAsia" w:hAnsiTheme="minorEastAsia"/>
                <w:sz w:val="21"/>
                <w:szCs w:val="21"/>
              </w:rPr>
              <w:t>shiftd-flowpaths</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2. </w:t>
            </w:r>
            <w:r w:rsidRPr="007139D1">
              <w:rPr>
                <w:rFonts w:asciiTheme="minorEastAsia" w:eastAsiaTheme="minorEastAsia" w:hAnsiTheme="minorEastAsia" w:cs="宋体" w:hint="eastAsia"/>
                <w:sz w:val="21"/>
                <w:szCs w:val="21"/>
              </w:rPr>
              <w:t>记录当前的</w:t>
            </w:r>
            <w:r w:rsidRPr="007139D1">
              <w:rPr>
                <w:rFonts w:asciiTheme="minorEastAsia" w:eastAsiaTheme="minorEastAsia" w:hAnsiTheme="minorEastAsia"/>
                <w:sz w:val="21"/>
                <w:szCs w:val="21"/>
              </w:rPr>
              <w:t>shifted-flowpaths</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3. </w:t>
            </w:r>
            <w:r w:rsidRPr="007139D1">
              <w:rPr>
                <w:rFonts w:asciiTheme="minorEastAsia" w:eastAsiaTheme="minorEastAsia" w:hAnsiTheme="minorEastAsia" w:cs="宋体" w:hint="eastAsia"/>
                <w:sz w:val="21"/>
                <w:szCs w:val="21"/>
              </w:rPr>
              <w:t>删除交换机中的流表</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4. </w:t>
            </w:r>
            <w:r w:rsidRPr="007139D1">
              <w:rPr>
                <w:rFonts w:asciiTheme="minorEastAsia" w:eastAsiaTheme="minorEastAsia" w:hAnsiTheme="minorEastAsia" w:cs="宋体" w:hint="eastAsia"/>
                <w:sz w:val="21"/>
                <w:szCs w:val="21"/>
              </w:rPr>
              <w:t>查看生成的</w:t>
            </w:r>
            <w:r w:rsidRPr="007139D1">
              <w:rPr>
                <w:rFonts w:asciiTheme="minorEastAsia" w:eastAsiaTheme="minorEastAsia" w:hAnsiTheme="minorEastAsia"/>
                <w:sz w:val="21"/>
                <w:szCs w:val="21"/>
              </w:rPr>
              <w:t>shifted-flowpaths</w:t>
            </w:r>
          </w:p>
        </w:tc>
      </w:tr>
      <w:tr w:rsidR="001C7179" w:rsidRPr="001C7179" w:rsidTr="002F3AA6">
        <w:tc>
          <w:tcPr>
            <w:tcW w:w="838"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预期结果</w:t>
            </w:r>
          </w:p>
        </w:tc>
        <w:tc>
          <w:tcPr>
            <w:tcW w:w="4162"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动态的生成正确的</w:t>
            </w:r>
            <w:r w:rsidRPr="007139D1">
              <w:rPr>
                <w:rFonts w:asciiTheme="minorEastAsia" w:eastAsiaTheme="minorEastAsia" w:hAnsiTheme="minorEastAsia"/>
                <w:sz w:val="21"/>
                <w:szCs w:val="21"/>
              </w:rPr>
              <w:t>shifted-flowpaths</w:t>
            </w:r>
          </w:p>
        </w:tc>
      </w:tr>
    </w:tbl>
    <w:p w:rsidR="001C7179" w:rsidRPr="002F3AA6" w:rsidRDefault="001C7179" w:rsidP="001D5B4A">
      <w:pPr>
        <w:pStyle w:val="a6"/>
        <w:numPr>
          <w:ilvl w:val="0"/>
          <w:numId w:val="21"/>
        </w:numPr>
        <w:spacing w:line="360" w:lineRule="auto"/>
        <w:outlineLvl w:val="1"/>
        <w:rPr>
          <w:rFonts w:asciiTheme="minorEastAsia" w:eastAsiaTheme="minorEastAsia" w:hAnsiTheme="minorEastAsia"/>
          <w:sz w:val="24"/>
          <w:szCs w:val="24"/>
        </w:rPr>
      </w:pPr>
      <w:bookmarkStart w:id="465" w:name="_Toc395540032"/>
      <w:bookmarkStart w:id="466" w:name="_Toc395797768"/>
      <w:r w:rsidRPr="002F3AA6">
        <w:rPr>
          <w:rFonts w:asciiTheme="minorEastAsia" w:eastAsiaTheme="minorEastAsia" w:hAnsiTheme="minorEastAsia" w:cs="宋体" w:hint="eastAsia"/>
          <w:sz w:val="24"/>
          <w:szCs w:val="24"/>
        </w:rPr>
        <w:t>冲突检测</w:t>
      </w:r>
      <w:bookmarkEnd w:id="465"/>
      <w:bookmarkEnd w:id="466"/>
    </w:p>
    <w:p w:rsidR="0084018F" w:rsidRDefault="0084018F" w:rsidP="0084018F">
      <w:pPr>
        <w:pStyle w:val="a3"/>
        <w:keepNext/>
      </w:pPr>
      <w:bookmarkStart w:id="467" w:name="_Toc395599847"/>
      <w:bookmarkStart w:id="468" w:name="_Toc395800769"/>
      <w:r>
        <w:rPr>
          <w:rFonts w:ascii="宋体" w:eastAsia="宋体" w:hAnsi="宋体" w:cs="宋体" w:hint="eastAsia"/>
        </w:rPr>
        <w:lastRenderedPageBreak/>
        <w:t>表格</w:t>
      </w:r>
      <w:r>
        <w:rPr>
          <w:rFonts w:cs="Times New Roman"/>
        </w:rPr>
        <w:t>5-</w:t>
      </w:r>
      <w:r>
        <w:rPr>
          <w:rFonts w:hint="eastAsia"/>
        </w:rPr>
        <w:t xml:space="preserve"> </w:t>
      </w:r>
      <w:fldSimple w:instr=" SEQ 表格5- \* ARABIC ">
        <w:r w:rsidR="00005E24">
          <w:rPr>
            <w:noProof/>
          </w:rPr>
          <w:t>19</w:t>
        </w:r>
      </w:fldSimple>
      <w:r w:rsidRPr="0084018F">
        <w:rPr>
          <w:rFonts w:ascii="宋体" w:eastAsia="宋体" w:hAnsi="宋体" w:cs="宋体" w:hint="eastAsia"/>
        </w:rPr>
        <w:t>生成系统初始化的冲突路径</w:t>
      </w:r>
      <w:bookmarkEnd w:id="467"/>
      <w:bookmarkEnd w:id="468"/>
    </w:p>
    <w:tbl>
      <w:tblPr>
        <w:tblW w:w="5000" w:type="pct"/>
        <w:tblBorders>
          <w:top w:val="single" w:sz="2" w:space="0" w:color="000001"/>
          <w:left w:val="single" w:sz="2" w:space="0" w:color="000001"/>
          <w:bottom w:val="single" w:sz="2" w:space="0" w:color="000001"/>
        </w:tblBorders>
        <w:tblCellMar>
          <w:left w:w="10" w:type="dxa"/>
          <w:right w:w="10" w:type="dxa"/>
        </w:tblCellMar>
        <w:tblLook w:val="04A0"/>
      </w:tblPr>
      <w:tblGrid>
        <w:gridCol w:w="1440"/>
        <w:gridCol w:w="7082"/>
      </w:tblGrid>
      <w:tr w:rsidR="001C7179" w:rsidRPr="001C7179" w:rsidTr="002F3AA6">
        <w:tc>
          <w:tcPr>
            <w:tcW w:w="845" w:type="pct"/>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序号</w:t>
            </w:r>
          </w:p>
        </w:tc>
        <w:tc>
          <w:tcPr>
            <w:tcW w:w="4155" w:type="pct"/>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18</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名称</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生成系统初始化的冲突路径</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预置条件</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系统初始化添加的拓扑结构、流表规则和防火墙规则</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测试步骤</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1. </w:t>
            </w:r>
            <w:r w:rsidRPr="007139D1">
              <w:rPr>
                <w:rFonts w:asciiTheme="minorEastAsia" w:eastAsiaTheme="minorEastAsia" w:hAnsiTheme="minorEastAsia" w:cs="宋体" w:hint="eastAsia"/>
                <w:sz w:val="21"/>
                <w:szCs w:val="21"/>
              </w:rPr>
              <w:t>依次选择冲突检测，冲突路径列表</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2. </w:t>
            </w:r>
            <w:r w:rsidRPr="007139D1">
              <w:rPr>
                <w:rFonts w:asciiTheme="minorEastAsia" w:eastAsiaTheme="minorEastAsia" w:hAnsiTheme="minorEastAsia" w:cs="宋体" w:hint="eastAsia"/>
                <w:sz w:val="21"/>
                <w:szCs w:val="21"/>
              </w:rPr>
              <w:t>查看生成的冲突路径</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预期结果</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生成正确的冲突路径</w:t>
            </w:r>
          </w:p>
        </w:tc>
      </w:tr>
    </w:tbl>
    <w:p w:rsidR="001C7179" w:rsidRPr="007139D1" w:rsidRDefault="001C7179" w:rsidP="007139D1">
      <w:pPr>
        <w:spacing w:line="360" w:lineRule="auto"/>
        <w:jc w:val="both"/>
        <w:rPr>
          <w:rFonts w:asciiTheme="minorEastAsia" w:eastAsiaTheme="minorEastAsia" w:hAnsiTheme="minorEastAsia"/>
          <w:sz w:val="21"/>
          <w:szCs w:val="21"/>
        </w:rPr>
      </w:pPr>
    </w:p>
    <w:p w:rsidR="0084018F" w:rsidRDefault="0084018F" w:rsidP="0084018F">
      <w:pPr>
        <w:pStyle w:val="a3"/>
        <w:keepNext/>
      </w:pPr>
      <w:bookmarkStart w:id="469" w:name="_Toc395599848"/>
      <w:bookmarkStart w:id="470" w:name="_Toc395800770"/>
      <w:r>
        <w:rPr>
          <w:rFonts w:hint="eastAsia"/>
        </w:rPr>
        <w:t xml:space="preserve">表格5- </w:t>
      </w:r>
      <w:fldSimple w:instr=" SEQ 表格5- \* ARABIC ">
        <w:r w:rsidR="00005E24">
          <w:rPr>
            <w:noProof/>
          </w:rPr>
          <w:t>20</w:t>
        </w:r>
      </w:fldSimple>
      <w:r w:rsidRPr="0084018F">
        <w:rPr>
          <w:rFonts w:ascii="宋体" w:eastAsia="宋体" w:hAnsi="宋体" w:cs="宋体" w:hint="eastAsia"/>
        </w:rPr>
        <w:t>动态生成冲突路径</w:t>
      </w:r>
      <w:r>
        <w:rPr>
          <w:rFonts w:ascii="宋体" w:eastAsia="宋体" w:hAnsi="宋体" w:cs="宋体" w:hint="eastAsia"/>
        </w:rPr>
        <w:t>1</w:t>
      </w:r>
      <w:bookmarkEnd w:id="469"/>
      <w:bookmarkEnd w:id="470"/>
    </w:p>
    <w:tbl>
      <w:tblPr>
        <w:tblW w:w="5000" w:type="pct"/>
        <w:tblBorders>
          <w:top w:val="single" w:sz="2" w:space="0" w:color="000001"/>
          <w:left w:val="single" w:sz="2" w:space="0" w:color="000001"/>
          <w:bottom w:val="single" w:sz="2" w:space="0" w:color="000001"/>
        </w:tblBorders>
        <w:tblCellMar>
          <w:left w:w="10" w:type="dxa"/>
          <w:right w:w="10" w:type="dxa"/>
        </w:tblCellMar>
        <w:tblLook w:val="04A0"/>
      </w:tblPr>
      <w:tblGrid>
        <w:gridCol w:w="1440"/>
        <w:gridCol w:w="7082"/>
      </w:tblGrid>
      <w:tr w:rsidR="001C7179" w:rsidRPr="001C7179" w:rsidTr="002F3AA6">
        <w:tc>
          <w:tcPr>
            <w:tcW w:w="845" w:type="pct"/>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序号</w:t>
            </w:r>
          </w:p>
        </w:tc>
        <w:tc>
          <w:tcPr>
            <w:tcW w:w="4155" w:type="pct"/>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19</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名称</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动态生成冲突路径</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预置条件</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系统初始化添加的拓扑结构、流表规则和防火墙规则</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测试步骤</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1. </w:t>
            </w:r>
            <w:r w:rsidRPr="007139D1">
              <w:rPr>
                <w:rFonts w:asciiTheme="minorEastAsia" w:eastAsiaTheme="minorEastAsia" w:hAnsiTheme="minorEastAsia" w:cs="宋体" w:hint="eastAsia"/>
                <w:sz w:val="21"/>
                <w:szCs w:val="21"/>
              </w:rPr>
              <w:t>依次选择冲突检测，冲突路径列表</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2. </w:t>
            </w:r>
            <w:r w:rsidRPr="007139D1">
              <w:rPr>
                <w:rFonts w:asciiTheme="minorEastAsia" w:eastAsiaTheme="minorEastAsia" w:hAnsiTheme="minorEastAsia" w:cs="宋体" w:hint="eastAsia"/>
                <w:sz w:val="21"/>
                <w:szCs w:val="21"/>
              </w:rPr>
              <w:t>记录当前的冲突路径</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3. </w:t>
            </w:r>
            <w:r w:rsidRPr="007139D1">
              <w:rPr>
                <w:rFonts w:asciiTheme="minorEastAsia" w:eastAsiaTheme="minorEastAsia" w:hAnsiTheme="minorEastAsia" w:cs="宋体" w:hint="eastAsia"/>
                <w:sz w:val="21"/>
                <w:szCs w:val="21"/>
              </w:rPr>
              <w:t>添加新的防火墙规则</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4. </w:t>
            </w:r>
            <w:r w:rsidRPr="007139D1">
              <w:rPr>
                <w:rFonts w:asciiTheme="minorEastAsia" w:eastAsiaTheme="minorEastAsia" w:hAnsiTheme="minorEastAsia" w:cs="宋体" w:hint="eastAsia"/>
                <w:sz w:val="21"/>
                <w:szCs w:val="21"/>
              </w:rPr>
              <w:t>查看生成的冲突路径</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预期结果</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生成正确的冲突路径</w:t>
            </w:r>
          </w:p>
        </w:tc>
      </w:tr>
    </w:tbl>
    <w:p w:rsidR="001C7179" w:rsidRPr="007139D1" w:rsidRDefault="001C7179" w:rsidP="007139D1">
      <w:pPr>
        <w:spacing w:line="360" w:lineRule="auto"/>
        <w:jc w:val="both"/>
        <w:rPr>
          <w:rFonts w:asciiTheme="minorEastAsia" w:eastAsiaTheme="minorEastAsia" w:hAnsiTheme="minorEastAsia"/>
          <w:sz w:val="21"/>
          <w:szCs w:val="21"/>
        </w:rPr>
      </w:pPr>
    </w:p>
    <w:p w:rsidR="0084018F" w:rsidRDefault="0084018F" w:rsidP="0084018F">
      <w:pPr>
        <w:pStyle w:val="a3"/>
        <w:keepNext/>
      </w:pPr>
      <w:bookmarkStart w:id="471" w:name="_Toc395599849"/>
      <w:bookmarkStart w:id="472" w:name="_Toc395800771"/>
      <w:r>
        <w:rPr>
          <w:rFonts w:hint="eastAsia"/>
        </w:rPr>
        <w:t xml:space="preserve">表格5- </w:t>
      </w:r>
      <w:fldSimple w:instr=" SEQ 表格5- \* ARABIC ">
        <w:r w:rsidR="00005E24">
          <w:rPr>
            <w:noProof/>
          </w:rPr>
          <w:t>21</w:t>
        </w:r>
      </w:fldSimple>
      <w:r w:rsidRPr="0084018F">
        <w:rPr>
          <w:rFonts w:ascii="宋体" w:eastAsia="宋体" w:hAnsi="宋体" w:cs="宋体" w:hint="eastAsia"/>
        </w:rPr>
        <w:t>动态生成冲突路径</w:t>
      </w:r>
      <w:r>
        <w:rPr>
          <w:rFonts w:ascii="宋体" w:eastAsia="宋体" w:hAnsi="宋体" w:cs="宋体" w:hint="eastAsia"/>
        </w:rPr>
        <w:t>2</w:t>
      </w:r>
      <w:bookmarkEnd w:id="471"/>
      <w:bookmarkEnd w:id="472"/>
    </w:p>
    <w:tbl>
      <w:tblPr>
        <w:tblW w:w="5000" w:type="pct"/>
        <w:tblBorders>
          <w:top w:val="single" w:sz="2" w:space="0" w:color="000001"/>
          <w:left w:val="single" w:sz="2" w:space="0" w:color="000001"/>
          <w:bottom w:val="single" w:sz="2" w:space="0" w:color="000001"/>
        </w:tblBorders>
        <w:tblCellMar>
          <w:left w:w="10" w:type="dxa"/>
          <w:right w:w="10" w:type="dxa"/>
        </w:tblCellMar>
        <w:tblLook w:val="04A0"/>
      </w:tblPr>
      <w:tblGrid>
        <w:gridCol w:w="1440"/>
        <w:gridCol w:w="7082"/>
      </w:tblGrid>
      <w:tr w:rsidR="001C7179" w:rsidRPr="001C7179" w:rsidTr="002F3AA6">
        <w:tc>
          <w:tcPr>
            <w:tcW w:w="845" w:type="pct"/>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序号</w:t>
            </w:r>
          </w:p>
        </w:tc>
        <w:tc>
          <w:tcPr>
            <w:tcW w:w="4155" w:type="pct"/>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20</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名称</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动态生成冲突路径</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预置条件</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系统初始化添加的拓扑结构、流表规则和防火墙规则</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测试步骤</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1. </w:t>
            </w:r>
            <w:r w:rsidRPr="007139D1">
              <w:rPr>
                <w:rFonts w:asciiTheme="minorEastAsia" w:eastAsiaTheme="minorEastAsia" w:hAnsiTheme="minorEastAsia" w:cs="宋体" w:hint="eastAsia"/>
                <w:sz w:val="21"/>
                <w:szCs w:val="21"/>
              </w:rPr>
              <w:t>依次选择冲突检测，冲突路径列表</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2. </w:t>
            </w:r>
            <w:r w:rsidRPr="007139D1">
              <w:rPr>
                <w:rFonts w:asciiTheme="minorEastAsia" w:eastAsiaTheme="minorEastAsia" w:hAnsiTheme="minorEastAsia" w:cs="宋体" w:hint="eastAsia"/>
                <w:sz w:val="21"/>
                <w:szCs w:val="21"/>
              </w:rPr>
              <w:t>记录当前的冲突路径</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3. </w:t>
            </w:r>
            <w:r w:rsidRPr="007139D1">
              <w:rPr>
                <w:rFonts w:asciiTheme="minorEastAsia" w:eastAsiaTheme="minorEastAsia" w:hAnsiTheme="minorEastAsia" w:cs="宋体" w:hint="eastAsia"/>
                <w:sz w:val="21"/>
                <w:szCs w:val="21"/>
              </w:rPr>
              <w:t>删除交换机中的流表</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4. </w:t>
            </w:r>
            <w:r w:rsidRPr="007139D1">
              <w:rPr>
                <w:rFonts w:asciiTheme="minorEastAsia" w:eastAsiaTheme="minorEastAsia" w:hAnsiTheme="minorEastAsia" w:cs="宋体" w:hint="eastAsia"/>
                <w:sz w:val="21"/>
                <w:szCs w:val="21"/>
              </w:rPr>
              <w:t>查看生成的冲突路径</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预期结果</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生成正确的冲突路径</w:t>
            </w:r>
          </w:p>
        </w:tc>
      </w:tr>
    </w:tbl>
    <w:p w:rsidR="001C7179" w:rsidRPr="002F3AA6" w:rsidRDefault="001C7179" w:rsidP="001D5B4A">
      <w:pPr>
        <w:pStyle w:val="a6"/>
        <w:numPr>
          <w:ilvl w:val="0"/>
          <w:numId w:val="21"/>
        </w:numPr>
        <w:spacing w:line="360" w:lineRule="auto"/>
        <w:outlineLvl w:val="1"/>
        <w:rPr>
          <w:rFonts w:asciiTheme="minorEastAsia" w:eastAsiaTheme="minorEastAsia" w:hAnsiTheme="minorEastAsia"/>
          <w:sz w:val="24"/>
          <w:szCs w:val="24"/>
        </w:rPr>
      </w:pPr>
      <w:bookmarkStart w:id="473" w:name="_Toc395540033"/>
      <w:bookmarkStart w:id="474" w:name="_Toc395797769"/>
      <w:r w:rsidRPr="002F3AA6">
        <w:rPr>
          <w:rFonts w:asciiTheme="minorEastAsia" w:eastAsiaTheme="minorEastAsia" w:hAnsiTheme="minorEastAsia" w:cs="宋体" w:hint="eastAsia"/>
          <w:sz w:val="24"/>
          <w:szCs w:val="24"/>
        </w:rPr>
        <w:t>冲突解决</w:t>
      </w:r>
      <w:bookmarkEnd w:id="473"/>
      <w:bookmarkEnd w:id="474"/>
    </w:p>
    <w:p w:rsidR="0084018F" w:rsidRDefault="0084018F" w:rsidP="0084018F">
      <w:pPr>
        <w:pStyle w:val="a3"/>
        <w:keepNext/>
      </w:pPr>
      <w:bookmarkStart w:id="475" w:name="_Toc395599850"/>
      <w:bookmarkStart w:id="476" w:name="_Toc395800772"/>
      <w:r>
        <w:rPr>
          <w:rFonts w:hint="eastAsia"/>
        </w:rPr>
        <w:lastRenderedPageBreak/>
        <w:t xml:space="preserve">表格5- </w:t>
      </w:r>
      <w:fldSimple w:instr=" SEQ 表格5- \* ARABIC ">
        <w:r w:rsidR="00005E24">
          <w:rPr>
            <w:noProof/>
          </w:rPr>
          <w:t>22</w:t>
        </w:r>
      </w:fldSimple>
      <w:r w:rsidRPr="0084018F">
        <w:rPr>
          <w:rFonts w:ascii="宋体" w:eastAsia="宋体" w:hAnsi="宋体" w:cs="宋体" w:hint="eastAsia"/>
        </w:rPr>
        <w:t>在浏览器中查看冲突路径</w:t>
      </w:r>
      <w:bookmarkEnd w:id="475"/>
      <w:bookmarkEnd w:id="476"/>
    </w:p>
    <w:tbl>
      <w:tblPr>
        <w:tblW w:w="5000" w:type="pct"/>
        <w:tblBorders>
          <w:top w:val="single" w:sz="2" w:space="0" w:color="000001"/>
          <w:left w:val="single" w:sz="2" w:space="0" w:color="000001"/>
          <w:bottom w:val="single" w:sz="2" w:space="0" w:color="000001"/>
        </w:tblBorders>
        <w:tblCellMar>
          <w:left w:w="10" w:type="dxa"/>
          <w:right w:w="10" w:type="dxa"/>
        </w:tblCellMar>
        <w:tblLook w:val="04A0"/>
      </w:tblPr>
      <w:tblGrid>
        <w:gridCol w:w="1440"/>
        <w:gridCol w:w="7082"/>
      </w:tblGrid>
      <w:tr w:rsidR="001C7179" w:rsidRPr="001C7179" w:rsidTr="002F3AA6">
        <w:tc>
          <w:tcPr>
            <w:tcW w:w="845" w:type="pct"/>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序号</w:t>
            </w:r>
          </w:p>
        </w:tc>
        <w:tc>
          <w:tcPr>
            <w:tcW w:w="4155" w:type="pct"/>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21</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名称</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在浏览器中查看冲突路径</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预置条件</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系统初始化添加的拓扑结构、流表规则和防火墙规则</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测试步骤</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1. </w:t>
            </w:r>
            <w:r w:rsidRPr="007139D1">
              <w:rPr>
                <w:rFonts w:asciiTheme="minorEastAsia" w:eastAsiaTheme="minorEastAsia" w:hAnsiTheme="minorEastAsia" w:cs="宋体" w:hint="eastAsia"/>
                <w:sz w:val="21"/>
                <w:szCs w:val="21"/>
              </w:rPr>
              <w:t>依次选择冲突检测，防火墙</w:t>
            </w:r>
            <w:r w:rsidRPr="007139D1">
              <w:rPr>
                <w:rFonts w:asciiTheme="minorEastAsia" w:eastAsiaTheme="minorEastAsia" w:hAnsiTheme="minorEastAsia"/>
                <w:sz w:val="21"/>
                <w:szCs w:val="21"/>
              </w:rPr>
              <w:t>DENY</w:t>
            </w:r>
            <w:r w:rsidRPr="007139D1">
              <w:rPr>
                <w:rFonts w:asciiTheme="minorEastAsia" w:eastAsiaTheme="minorEastAsia" w:hAnsiTheme="minorEastAsia" w:cs="宋体" w:hint="eastAsia"/>
                <w:sz w:val="21"/>
                <w:szCs w:val="21"/>
              </w:rPr>
              <w:t>规则</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2. </w:t>
            </w:r>
            <w:r w:rsidRPr="007139D1">
              <w:rPr>
                <w:rFonts w:asciiTheme="minorEastAsia" w:eastAsiaTheme="minorEastAsia" w:hAnsiTheme="minorEastAsia" w:cs="宋体" w:hint="eastAsia"/>
                <w:sz w:val="21"/>
                <w:szCs w:val="21"/>
              </w:rPr>
              <w:t>选择有冲突的</w:t>
            </w:r>
            <w:r w:rsidRPr="007139D1">
              <w:rPr>
                <w:rFonts w:asciiTheme="minorEastAsia" w:eastAsiaTheme="minorEastAsia" w:hAnsiTheme="minorEastAsia"/>
                <w:sz w:val="21"/>
                <w:szCs w:val="21"/>
              </w:rPr>
              <w:t>DENY</w:t>
            </w:r>
            <w:r w:rsidRPr="007139D1">
              <w:rPr>
                <w:rFonts w:asciiTheme="minorEastAsia" w:eastAsiaTheme="minorEastAsia" w:hAnsiTheme="minorEastAsia" w:cs="宋体" w:hint="eastAsia"/>
                <w:sz w:val="21"/>
                <w:szCs w:val="21"/>
              </w:rPr>
              <w:t>规则</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3. </w:t>
            </w:r>
            <w:r w:rsidRPr="007139D1">
              <w:rPr>
                <w:rFonts w:asciiTheme="minorEastAsia" w:eastAsiaTheme="minorEastAsia" w:hAnsiTheme="minorEastAsia" w:cs="宋体" w:hint="eastAsia"/>
                <w:sz w:val="21"/>
                <w:szCs w:val="21"/>
              </w:rPr>
              <w:t>单击在浏览器中</w:t>
            </w:r>
            <w:proofErr w:type="gramStart"/>
            <w:r w:rsidRPr="007139D1">
              <w:rPr>
                <w:rFonts w:asciiTheme="minorEastAsia" w:eastAsiaTheme="minorEastAsia" w:hAnsiTheme="minorEastAsia" w:cs="宋体" w:hint="eastAsia"/>
                <w:sz w:val="21"/>
                <w:szCs w:val="21"/>
              </w:rPr>
              <w:t>查看此</w:t>
            </w:r>
            <w:proofErr w:type="gramEnd"/>
            <w:r w:rsidRPr="007139D1">
              <w:rPr>
                <w:rFonts w:asciiTheme="minorEastAsia" w:eastAsiaTheme="minorEastAsia" w:hAnsiTheme="minorEastAsia" w:cs="宋体" w:hint="eastAsia"/>
                <w:sz w:val="21"/>
                <w:szCs w:val="21"/>
              </w:rPr>
              <w:t>路径</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预期结果</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正确显示冲突路径</w:t>
            </w:r>
          </w:p>
        </w:tc>
      </w:tr>
    </w:tbl>
    <w:p w:rsidR="001C7179" w:rsidRPr="007139D1" w:rsidRDefault="001C7179" w:rsidP="007139D1">
      <w:pPr>
        <w:spacing w:line="360" w:lineRule="auto"/>
        <w:jc w:val="both"/>
        <w:rPr>
          <w:rFonts w:asciiTheme="minorEastAsia" w:eastAsiaTheme="minorEastAsia" w:hAnsiTheme="minorEastAsia"/>
          <w:sz w:val="21"/>
          <w:szCs w:val="21"/>
        </w:rPr>
      </w:pPr>
    </w:p>
    <w:p w:rsidR="0084018F" w:rsidRDefault="0084018F" w:rsidP="0084018F">
      <w:pPr>
        <w:pStyle w:val="a3"/>
        <w:keepNext/>
      </w:pPr>
      <w:bookmarkStart w:id="477" w:name="_Toc395599851"/>
      <w:bookmarkStart w:id="478" w:name="_Toc395800773"/>
      <w:r>
        <w:rPr>
          <w:rFonts w:hint="eastAsia"/>
        </w:rPr>
        <w:t xml:space="preserve">表格5- </w:t>
      </w:r>
      <w:fldSimple w:instr=" SEQ 表格5- \* ARABIC ">
        <w:r w:rsidR="00005E24">
          <w:rPr>
            <w:noProof/>
          </w:rPr>
          <w:t>23</w:t>
        </w:r>
      </w:fldSimple>
      <w:r w:rsidRPr="0084018F">
        <w:rPr>
          <w:rFonts w:ascii="宋体" w:eastAsia="宋体" w:hAnsi="宋体" w:cs="宋体" w:hint="eastAsia"/>
        </w:rPr>
        <w:t>基于</w:t>
      </w:r>
      <w:r w:rsidR="00865E98">
        <w:rPr>
          <w:rFonts w:cs="Times New Roman"/>
        </w:rPr>
        <w:t>IP</w:t>
      </w:r>
      <w:r w:rsidRPr="0084018F">
        <w:rPr>
          <w:rFonts w:ascii="宋体" w:eastAsia="宋体" w:hAnsi="宋体" w:cs="宋体" w:hint="eastAsia"/>
        </w:rPr>
        <w:t>的冲突解决</w:t>
      </w:r>
      <w:bookmarkEnd w:id="477"/>
      <w:bookmarkEnd w:id="478"/>
    </w:p>
    <w:tbl>
      <w:tblPr>
        <w:tblW w:w="5000" w:type="pct"/>
        <w:tblBorders>
          <w:top w:val="single" w:sz="2" w:space="0" w:color="000001"/>
          <w:left w:val="single" w:sz="2" w:space="0" w:color="000001"/>
          <w:bottom w:val="single" w:sz="2" w:space="0" w:color="000001"/>
        </w:tblBorders>
        <w:tblCellMar>
          <w:left w:w="10" w:type="dxa"/>
          <w:right w:w="10" w:type="dxa"/>
        </w:tblCellMar>
        <w:tblLook w:val="04A0"/>
      </w:tblPr>
      <w:tblGrid>
        <w:gridCol w:w="1440"/>
        <w:gridCol w:w="7082"/>
      </w:tblGrid>
      <w:tr w:rsidR="001C7179" w:rsidRPr="001C7179" w:rsidTr="002F3AA6">
        <w:tc>
          <w:tcPr>
            <w:tcW w:w="845" w:type="pct"/>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序号</w:t>
            </w:r>
          </w:p>
        </w:tc>
        <w:tc>
          <w:tcPr>
            <w:tcW w:w="4155" w:type="pct"/>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22</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名称</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基于</w:t>
            </w:r>
            <w:r w:rsidR="00865E98">
              <w:rPr>
                <w:rFonts w:asciiTheme="minorEastAsia" w:eastAsiaTheme="minorEastAsia" w:hAnsiTheme="minorEastAsia"/>
                <w:sz w:val="21"/>
                <w:szCs w:val="21"/>
              </w:rPr>
              <w:t>IP</w:t>
            </w:r>
            <w:r w:rsidRPr="007139D1">
              <w:rPr>
                <w:rFonts w:asciiTheme="minorEastAsia" w:eastAsiaTheme="minorEastAsia" w:hAnsiTheme="minorEastAsia" w:cs="宋体" w:hint="eastAsia"/>
                <w:sz w:val="21"/>
                <w:szCs w:val="21"/>
              </w:rPr>
              <w:t>的冲突解决</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预置条件</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系统初始化添加的拓扑结构、流表规则和防火墙规则</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测试步骤</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1. </w:t>
            </w:r>
            <w:r w:rsidRPr="007139D1">
              <w:rPr>
                <w:rFonts w:asciiTheme="minorEastAsia" w:eastAsiaTheme="minorEastAsia" w:hAnsiTheme="minorEastAsia" w:cs="宋体" w:hint="eastAsia"/>
                <w:sz w:val="21"/>
                <w:szCs w:val="21"/>
              </w:rPr>
              <w:t>依次选择冲突检测，防火墙</w:t>
            </w:r>
            <w:r w:rsidRPr="007139D1">
              <w:rPr>
                <w:rFonts w:asciiTheme="minorEastAsia" w:eastAsiaTheme="minorEastAsia" w:hAnsiTheme="minorEastAsia"/>
                <w:sz w:val="21"/>
                <w:szCs w:val="21"/>
              </w:rPr>
              <w:t>DENY</w:t>
            </w:r>
            <w:r w:rsidRPr="007139D1">
              <w:rPr>
                <w:rFonts w:asciiTheme="minorEastAsia" w:eastAsiaTheme="minorEastAsia" w:hAnsiTheme="minorEastAsia" w:cs="宋体" w:hint="eastAsia"/>
                <w:sz w:val="21"/>
                <w:szCs w:val="21"/>
              </w:rPr>
              <w:t>规则</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2. </w:t>
            </w:r>
            <w:r w:rsidRPr="007139D1">
              <w:rPr>
                <w:rFonts w:asciiTheme="minorEastAsia" w:eastAsiaTheme="minorEastAsia" w:hAnsiTheme="minorEastAsia" w:cs="宋体" w:hint="eastAsia"/>
                <w:sz w:val="21"/>
                <w:szCs w:val="21"/>
              </w:rPr>
              <w:t>选择原地址为单个</w:t>
            </w:r>
            <w:r w:rsidR="00865E98">
              <w:rPr>
                <w:rFonts w:asciiTheme="minorEastAsia" w:eastAsiaTheme="minorEastAsia" w:hAnsiTheme="minorEastAsia"/>
                <w:sz w:val="21"/>
                <w:szCs w:val="21"/>
              </w:rPr>
              <w:t>IP</w:t>
            </w:r>
            <w:r w:rsidRPr="007139D1">
              <w:rPr>
                <w:rFonts w:asciiTheme="minorEastAsia" w:eastAsiaTheme="minorEastAsia" w:hAnsiTheme="minorEastAsia" w:cs="宋体" w:hint="eastAsia"/>
                <w:sz w:val="21"/>
                <w:szCs w:val="21"/>
              </w:rPr>
              <w:t>的冲突路径</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3. </w:t>
            </w:r>
            <w:r w:rsidRPr="007139D1">
              <w:rPr>
                <w:rFonts w:asciiTheme="minorEastAsia" w:eastAsiaTheme="minorEastAsia" w:hAnsiTheme="minorEastAsia" w:cs="宋体" w:hint="eastAsia"/>
                <w:sz w:val="21"/>
                <w:szCs w:val="21"/>
              </w:rPr>
              <w:t>单击解决冲突</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预期结果</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正确解决冲突路径</w:t>
            </w:r>
          </w:p>
        </w:tc>
      </w:tr>
    </w:tbl>
    <w:p w:rsidR="001C7179" w:rsidRPr="007139D1" w:rsidRDefault="001C7179" w:rsidP="007139D1">
      <w:pPr>
        <w:spacing w:line="360" w:lineRule="auto"/>
        <w:jc w:val="both"/>
        <w:rPr>
          <w:rFonts w:asciiTheme="minorEastAsia" w:eastAsiaTheme="minorEastAsia" w:hAnsiTheme="minorEastAsia"/>
          <w:sz w:val="21"/>
          <w:szCs w:val="21"/>
        </w:rPr>
      </w:pPr>
    </w:p>
    <w:p w:rsidR="0084018F" w:rsidRDefault="0084018F" w:rsidP="0084018F">
      <w:pPr>
        <w:pStyle w:val="a3"/>
        <w:keepNext/>
      </w:pPr>
      <w:bookmarkStart w:id="479" w:name="_Toc395599852"/>
      <w:bookmarkStart w:id="480" w:name="_Toc395800774"/>
      <w:r>
        <w:rPr>
          <w:rFonts w:hint="eastAsia"/>
        </w:rPr>
        <w:t xml:space="preserve">表格5- </w:t>
      </w:r>
      <w:fldSimple w:instr=" SEQ 表格5- \* ARABIC ">
        <w:r w:rsidR="00005E24">
          <w:rPr>
            <w:noProof/>
          </w:rPr>
          <w:t>24</w:t>
        </w:r>
      </w:fldSimple>
      <w:r w:rsidRPr="0084018F">
        <w:rPr>
          <w:rFonts w:ascii="宋体" w:eastAsia="宋体" w:hAnsi="宋体" w:cs="宋体" w:hint="eastAsia"/>
        </w:rPr>
        <w:t>基于网段的冲突解决</w:t>
      </w:r>
      <w:bookmarkEnd w:id="479"/>
      <w:bookmarkEnd w:id="480"/>
    </w:p>
    <w:tbl>
      <w:tblPr>
        <w:tblW w:w="5000" w:type="pct"/>
        <w:tblBorders>
          <w:top w:val="single" w:sz="2" w:space="0" w:color="000001"/>
          <w:left w:val="single" w:sz="2" w:space="0" w:color="000001"/>
          <w:bottom w:val="single" w:sz="2" w:space="0" w:color="000001"/>
        </w:tblBorders>
        <w:tblCellMar>
          <w:left w:w="10" w:type="dxa"/>
          <w:right w:w="10" w:type="dxa"/>
        </w:tblCellMar>
        <w:tblLook w:val="04A0"/>
      </w:tblPr>
      <w:tblGrid>
        <w:gridCol w:w="1440"/>
        <w:gridCol w:w="7082"/>
      </w:tblGrid>
      <w:tr w:rsidR="001C7179" w:rsidRPr="001C7179" w:rsidTr="002F3AA6">
        <w:tc>
          <w:tcPr>
            <w:tcW w:w="845" w:type="pct"/>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序号</w:t>
            </w:r>
          </w:p>
        </w:tc>
        <w:tc>
          <w:tcPr>
            <w:tcW w:w="4155" w:type="pct"/>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23</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名称</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基于网段的冲突解决</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预置条件</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系统初始化添加的拓扑结构、流表规则和防火墙规则</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测试步骤</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1. </w:t>
            </w:r>
            <w:r w:rsidRPr="007139D1">
              <w:rPr>
                <w:rFonts w:asciiTheme="minorEastAsia" w:eastAsiaTheme="minorEastAsia" w:hAnsiTheme="minorEastAsia" w:cs="宋体" w:hint="eastAsia"/>
                <w:sz w:val="21"/>
                <w:szCs w:val="21"/>
              </w:rPr>
              <w:t>依次选择冲突检测，防火墙</w:t>
            </w:r>
            <w:r w:rsidRPr="007139D1">
              <w:rPr>
                <w:rFonts w:asciiTheme="minorEastAsia" w:eastAsiaTheme="minorEastAsia" w:hAnsiTheme="minorEastAsia"/>
                <w:sz w:val="21"/>
                <w:szCs w:val="21"/>
              </w:rPr>
              <w:t>DENY</w:t>
            </w:r>
            <w:r w:rsidRPr="007139D1">
              <w:rPr>
                <w:rFonts w:asciiTheme="minorEastAsia" w:eastAsiaTheme="minorEastAsia" w:hAnsiTheme="minorEastAsia" w:cs="宋体" w:hint="eastAsia"/>
                <w:sz w:val="21"/>
                <w:szCs w:val="21"/>
              </w:rPr>
              <w:t>规则</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2. </w:t>
            </w:r>
            <w:r w:rsidRPr="007139D1">
              <w:rPr>
                <w:rFonts w:asciiTheme="minorEastAsia" w:eastAsiaTheme="minorEastAsia" w:hAnsiTheme="minorEastAsia" w:cs="宋体" w:hint="eastAsia"/>
                <w:sz w:val="21"/>
                <w:szCs w:val="21"/>
              </w:rPr>
              <w:t>选择原地址为网段的冲突路径</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3. </w:t>
            </w:r>
            <w:r w:rsidRPr="007139D1">
              <w:rPr>
                <w:rFonts w:asciiTheme="minorEastAsia" w:eastAsiaTheme="minorEastAsia" w:hAnsiTheme="minorEastAsia" w:cs="宋体" w:hint="eastAsia"/>
                <w:sz w:val="21"/>
                <w:szCs w:val="21"/>
              </w:rPr>
              <w:t>单击解决冲突</w:t>
            </w:r>
          </w:p>
        </w:tc>
      </w:tr>
      <w:tr w:rsidR="001C7179" w:rsidRPr="001C7179" w:rsidTr="002F3AA6">
        <w:tc>
          <w:tcPr>
            <w:tcW w:w="845"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预期结果</w:t>
            </w:r>
          </w:p>
        </w:tc>
        <w:tc>
          <w:tcPr>
            <w:tcW w:w="4155"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正确解决冲突路径</w:t>
            </w:r>
          </w:p>
        </w:tc>
      </w:tr>
    </w:tbl>
    <w:p w:rsidR="001C7179" w:rsidRPr="002F3AA6" w:rsidRDefault="001C7179" w:rsidP="001D5B4A">
      <w:pPr>
        <w:pStyle w:val="a6"/>
        <w:numPr>
          <w:ilvl w:val="0"/>
          <w:numId w:val="21"/>
        </w:numPr>
        <w:spacing w:line="360" w:lineRule="auto"/>
        <w:outlineLvl w:val="1"/>
        <w:rPr>
          <w:rFonts w:asciiTheme="minorEastAsia" w:eastAsiaTheme="minorEastAsia" w:hAnsiTheme="minorEastAsia"/>
          <w:sz w:val="24"/>
          <w:szCs w:val="24"/>
        </w:rPr>
      </w:pPr>
      <w:bookmarkStart w:id="481" w:name="_Toc395540034"/>
      <w:bookmarkStart w:id="482" w:name="_Toc395797770"/>
      <w:r w:rsidRPr="002F3AA6">
        <w:rPr>
          <w:rFonts w:asciiTheme="minorEastAsia" w:eastAsiaTheme="minorEastAsia" w:hAnsiTheme="minorEastAsia" w:cs="宋体" w:hint="eastAsia"/>
          <w:sz w:val="24"/>
          <w:szCs w:val="24"/>
        </w:rPr>
        <w:t>全局流路径</w:t>
      </w:r>
      <w:bookmarkEnd w:id="481"/>
      <w:bookmarkEnd w:id="482"/>
    </w:p>
    <w:p w:rsidR="0084018F" w:rsidRDefault="0084018F" w:rsidP="0084018F">
      <w:pPr>
        <w:pStyle w:val="a3"/>
        <w:keepNext/>
      </w:pPr>
      <w:bookmarkStart w:id="483" w:name="_Toc395599853"/>
      <w:bookmarkStart w:id="484" w:name="_Toc395800775"/>
      <w:r>
        <w:rPr>
          <w:rFonts w:hint="eastAsia"/>
        </w:rPr>
        <w:lastRenderedPageBreak/>
        <w:t xml:space="preserve">表格5- </w:t>
      </w:r>
      <w:fldSimple w:instr=" SEQ 表格5- \* ARABIC ">
        <w:r w:rsidR="00005E24">
          <w:rPr>
            <w:noProof/>
          </w:rPr>
          <w:t>25</w:t>
        </w:r>
      </w:fldSimple>
      <w:commentRangeStart w:id="485"/>
      <w:r w:rsidRPr="0084018F">
        <w:rPr>
          <w:rFonts w:ascii="宋体" w:eastAsia="宋体" w:hAnsi="宋体" w:cs="宋体" w:hint="eastAsia"/>
        </w:rPr>
        <w:t>系统初始全局流路径</w:t>
      </w:r>
      <w:bookmarkEnd w:id="483"/>
      <w:bookmarkEnd w:id="484"/>
      <w:commentRangeEnd w:id="485"/>
      <w:r w:rsidR="00905C18">
        <w:rPr>
          <w:rStyle w:val="af7"/>
          <w:rFonts w:eastAsia="宋体" w:cs="Times New Roman"/>
          <w:i w:val="0"/>
          <w:iCs w:val="0"/>
        </w:rPr>
        <w:commentReference w:id="485"/>
      </w:r>
    </w:p>
    <w:tbl>
      <w:tblPr>
        <w:tblW w:w="5000" w:type="pct"/>
        <w:tblBorders>
          <w:top w:val="single" w:sz="2" w:space="0" w:color="000001"/>
          <w:left w:val="single" w:sz="2" w:space="0" w:color="000001"/>
          <w:bottom w:val="single" w:sz="2" w:space="0" w:color="000001"/>
        </w:tblBorders>
        <w:tblCellMar>
          <w:left w:w="10" w:type="dxa"/>
          <w:right w:w="10" w:type="dxa"/>
        </w:tblCellMar>
        <w:tblLook w:val="04A0"/>
      </w:tblPr>
      <w:tblGrid>
        <w:gridCol w:w="1433"/>
        <w:gridCol w:w="7089"/>
      </w:tblGrid>
      <w:tr w:rsidR="001C7179" w:rsidRPr="001C7179" w:rsidTr="002F3AA6">
        <w:tc>
          <w:tcPr>
            <w:tcW w:w="841" w:type="pct"/>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序号</w:t>
            </w:r>
          </w:p>
        </w:tc>
        <w:tc>
          <w:tcPr>
            <w:tcW w:w="4159" w:type="pct"/>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24</w:t>
            </w:r>
          </w:p>
        </w:tc>
      </w:tr>
      <w:tr w:rsidR="001C7179" w:rsidRPr="001C7179" w:rsidTr="002F3AA6">
        <w:tc>
          <w:tcPr>
            <w:tcW w:w="841"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名称</w:t>
            </w:r>
          </w:p>
        </w:tc>
        <w:tc>
          <w:tcPr>
            <w:tcW w:w="4159"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系统初始全局流路径</w:t>
            </w:r>
          </w:p>
        </w:tc>
      </w:tr>
      <w:tr w:rsidR="001C7179" w:rsidRPr="001C7179" w:rsidTr="002F3AA6">
        <w:tc>
          <w:tcPr>
            <w:tcW w:w="841"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预置条件</w:t>
            </w:r>
          </w:p>
        </w:tc>
        <w:tc>
          <w:tcPr>
            <w:tcW w:w="4159"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系统初始化添加的拓扑结构、流表规则</w:t>
            </w:r>
          </w:p>
        </w:tc>
      </w:tr>
      <w:tr w:rsidR="001C7179" w:rsidRPr="001C7179" w:rsidTr="002F3AA6">
        <w:tc>
          <w:tcPr>
            <w:tcW w:w="841"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测试步骤</w:t>
            </w:r>
          </w:p>
        </w:tc>
        <w:tc>
          <w:tcPr>
            <w:tcW w:w="4159"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1. </w:t>
            </w:r>
            <w:r w:rsidRPr="007139D1">
              <w:rPr>
                <w:rFonts w:asciiTheme="minorEastAsia" w:eastAsiaTheme="minorEastAsia" w:hAnsiTheme="minorEastAsia" w:cs="宋体" w:hint="eastAsia"/>
                <w:sz w:val="21"/>
                <w:szCs w:val="21"/>
              </w:rPr>
              <w:t>启动</w:t>
            </w:r>
            <w:r w:rsidRPr="007139D1">
              <w:rPr>
                <w:rFonts w:asciiTheme="minorEastAsia" w:eastAsiaTheme="minorEastAsia" w:hAnsiTheme="minorEastAsia"/>
                <w:sz w:val="21"/>
                <w:szCs w:val="21"/>
              </w:rPr>
              <w:t>SDNGuard</w:t>
            </w:r>
            <w:r w:rsidRPr="007139D1">
              <w:rPr>
                <w:rFonts w:asciiTheme="minorEastAsia" w:eastAsiaTheme="minorEastAsia" w:hAnsiTheme="minorEastAsia" w:cs="宋体" w:hint="eastAsia"/>
                <w:sz w:val="21"/>
                <w:szCs w:val="21"/>
              </w:rPr>
              <w:t>，正确添加流表规则</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2. </w:t>
            </w:r>
            <w:r w:rsidRPr="007139D1">
              <w:rPr>
                <w:rFonts w:asciiTheme="minorEastAsia" w:eastAsiaTheme="minorEastAsia" w:hAnsiTheme="minorEastAsia" w:cs="宋体" w:hint="eastAsia"/>
                <w:sz w:val="21"/>
                <w:szCs w:val="21"/>
              </w:rPr>
              <w:t>点击全局流路径</w:t>
            </w:r>
          </w:p>
        </w:tc>
      </w:tr>
      <w:tr w:rsidR="001C7179" w:rsidRPr="001C7179" w:rsidTr="002F3AA6">
        <w:tc>
          <w:tcPr>
            <w:tcW w:w="841"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预期结果</w:t>
            </w:r>
          </w:p>
        </w:tc>
        <w:tc>
          <w:tcPr>
            <w:tcW w:w="4159"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正确生成系统全局流路径</w:t>
            </w:r>
          </w:p>
        </w:tc>
      </w:tr>
    </w:tbl>
    <w:p w:rsidR="001C7179" w:rsidRPr="007139D1" w:rsidRDefault="001C7179" w:rsidP="007139D1">
      <w:pPr>
        <w:spacing w:line="360" w:lineRule="auto"/>
        <w:jc w:val="both"/>
        <w:rPr>
          <w:rFonts w:asciiTheme="minorEastAsia" w:eastAsiaTheme="minorEastAsia" w:hAnsiTheme="minorEastAsia"/>
          <w:sz w:val="21"/>
          <w:szCs w:val="21"/>
        </w:rPr>
      </w:pPr>
    </w:p>
    <w:p w:rsidR="0084018F" w:rsidRDefault="0084018F" w:rsidP="0084018F">
      <w:pPr>
        <w:pStyle w:val="a3"/>
        <w:keepNext/>
      </w:pPr>
      <w:bookmarkStart w:id="486" w:name="_Toc395599854"/>
      <w:bookmarkStart w:id="487" w:name="_Toc395800776"/>
      <w:r>
        <w:rPr>
          <w:rFonts w:hint="eastAsia"/>
        </w:rPr>
        <w:t xml:space="preserve">表格5- </w:t>
      </w:r>
      <w:fldSimple w:instr=" SEQ 表格5- \* ARABIC ">
        <w:r w:rsidR="00005E24">
          <w:rPr>
            <w:noProof/>
          </w:rPr>
          <w:t>26</w:t>
        </w:r>
      </w:fldSimple>
      <w:r w:rsidRPr="0084018F">
        <w:rPr>
          <w:rFonts w:ascii="宋体" w:eastAsia="宋体" w:hAnsi="宋体" w:cs="宋体" w:hint="eastAsia"/>
        </w:rPr>
        <w:t>在浏览器中查看全局流路径</w:t>
      </w:r>
      <w:bookmarkEnd w:id="486"/>
      <w:bookmarkEnd w:id="487"/>
    </w:p>
    <w:tbl>
      <w:tblPr>
        <w:tblW w:w="5000" w:type="pct"/>
        <w:tblBorders>
          <w:top w:val="single" w:sz="2" w:space="0" w:color="000001"/>
          <w:left w:val="single" w:sz="2" w:space="0" w:color="000001"/>
          <w:bottom w:val="single" w:sz="2" w:space="0" w:color="000001"/>
        </w:tblBorders>
        <w:tblCellMar>
          <w:left w:w="10" w:type="dxa"/>
          <w:right w:w="10" w:type="dxa"/>
        </w:tblCellMar>
        <w:tblLook w:val="04A0"/>
      </w:tblPr>
      <w:tblGrid>
        <w:gridCol w:w="1433"/>
        <w:gridCol w:w="7089"/>
      </w:tblGrid>
      <w:tr w:rsidR="001C7179" w:rsidRPr="001C7179" w:rsidTr="002F3AA6">
        <w:tc>
          <w:tcPr>
            <w:tcW w:w="841" w:type="pct"/>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序号</w:t>
            </w:r>
          </w:p>
        </w:tc>
        <w:tc>
          <w:tcPr>
            <w:tcW w:w="4159" w:type="pct"/>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25</w:t>
            </w:r>
          </w:p>
        </w:tc>
      </w:tr>
      <w:tr w:rsidR="001C7179" w:rsidRPr="001C7179" w:rsidTr="002F3AA6">
        <w:tc>
          <w:tcPr>
            <w:tcW w:w="841"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名称</w:t>
            </w:r>
          </w:p>
        </w:tc>
        <w:tc>
          <w:tcPr>
            <w:tcW w:w="4159"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在浏览器中查看全局流路径</w:t>
            </w:r>
          </w:p>
        </w:tc>
      </w:tr>
      <w:tr w:rsidR="001C7179" w:rsidRPr="001C7179" w:rsidTr="002F3AA6">
        <w:tc>
          <w:tcPr>
            <w:tcW w:w="841"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预置条件</w:t>
            </w:r>
          </w:p>
        </w:tc>
        <w:tc>
          <w:tcPr>
            <w:tcW w:w="4159"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系统初始化添加的拓扑结构、流表规则</w:t>
            </w:r>
          </w:p>
        </w:tc>
      </w:tr>
      <w:tr w:rsidR="001C7179" w:rsidRPr="001C7179" w:rsidTr="002F3AA6">
        <w:tc>
          <w:tcPr>
            <w:tcW w:w="841"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cs="宋体" w:hint="eastAsia"/>
                <w:sz w:val="21"/>
                <w:szCs w:val="21"/>
              </w:rPr>
              <w:t>测试步骤</w:t>
            </w:r>
          </w:p>
        </w:tc>
        <w:tc>
          <w:tcPr>
            <w:tcW w:w="4159"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1. </w:t>
            </w:r>
            <w:r w:rsidRPr="007139D1">
              <w:rPr>
                <w:rFonts w:asciiTheme="minorEastAsia" w:eastAsiaTheme="minorEastAsia" w:hAnsiTheme="minorEastAsia" w:cs="宋体" w:hint="eastAsia"/>
                <w:sz w:val="21"/>
                <w:szCs w:val="21"/>
              </w:rPr>
              <w:t>启动</w:t>
            </w:r>
            <w:r w:rsidRPr="007139D1">
              <w:rPr>
                <w:rFonts w:asciiTheme="minorEastAsia" w:eastAsiaTheme="minorEastAsia" w:hAnsiTheme="minorEastAsia"/>
                <w:sz w:val="21"/>
                <w:szCs w:val="21"/>
              </w:rPr>
              <w:t>SDNGuard</w:t>
            </w:r>
            <w:r w:rsidRPr="007139D1">
              <w:rPr>
                <w:rFonts w:asciiTheme="minorEastAsia" w:eastAsiaTheme="minorEastAsia" w:hAnsiTheme="minorEastAsia" w:cs="宋体" w:hint="eastAsia"/>
                <w:sz w:val="21"/>
                <w:szCs w:val="21"/>
              </w:rPr>
              <w:t>，正确添加流表规则</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2. </w:t>
            </w:r>
            <w:r w:rsidRPr="007139D1">
              <w:rPr>
                <w:rFonts w:asciiTheme="minorEastAsia" w:eastAsiaTheme="minorEastAsia" w:hAnsiTheme="minorEastAsia" w:cs="宋体" w:hint="eastAsia"/>
                <w:sz w:val="21"/>
                <w:szCs w:val="21"/>
              </w:rPr>
              <w:t>点击全局流路径</w:t>
            </w:r>
          </w:p>
          <w:p w:rsidR="001C7179" w:rsidRPr="007139D1" w:rsidRDefault="001C7179" w:rsidP="007139D1">
            <w:pPr>
              <w:spacing w:line="360" w:lineRule="auto"/>
              <w:jc w:val="both"/>
              <w:rPr>
                <w:rFonts w:asciiTheme="minorEastAsia" w:eastAsiaTheme="minorEastAsia" w:hAnsiTheme="minorEastAsia"/>
                <w:sz w:val="21"/>
                <w:szCs w:val="21"/>
              </w:rPr>
            </w:pPr>
            <w:r w:rsidRPr="007139D1">
              <w:rPr>
                <w:rFonts w:asciiTheme="minorEastAsia" w:eastAsiaTheme="minorEastAsia" w:hAnsiTheme="minorEastAsia"/>
                <w:sz w:val="21"/>
                <w:szCs w:val="21"/>
              </w:rPr>
              <w:t xml:space="preserve">3. </w:t>
            </w:r>
            <w:r w:rsidRPr="007139D1">
              <w:rPr>
                <w:rFonts w:asciiTheme="minorEastAsia" w:eastAsiaTheme="minorEastAsia" w:hAnsiTheme="minorEastAsia" w:cs="宋体" w:hint="eastAsia"/>
                <w:sz w:val="21"/>
                <w:szCs w:val="21"/>
              </w:rPr>
              <w:t>点击在浏览器中查看全局流路径</w:t>
            </w:r>
          </w:p>
        </w:tc>
      </w:tr>
      <w:tr w:rsidR="001C7179" w:rsidRPr="003607CE" w:rsidTr="002F3AA6">
        <w:tc>
          <w:tcPr>
            <w:tcW w:w="841" w:type="pct"/>
            <w:tcBorders>
              <w:left w:val="single" w:sz="2" w:space="0" w:color="000001"/>
              <w:bottom w:val="single" w:sz="2" w:space="0" w:color="000001"/>
            </w:tcBorders>
            <w:shd w:val="clear" w:color="auto" w:fill="FFFFFF"/>
            <w:tcMar>
              <w:top w:w="0" w:type="dxa"/>
              <w:left w:w="108" w:type="dxa"/>
              <w:bottom w:w="0" w:type="dxa"/>
              <w:right w:w="108" w:type="dxa"/>
            </w:tcMar>
          </w:tcPr>
          <w:p w:rsidR="001C7179" w:rsidRPr="003607CE" w:rsidRDefault="001C7179" w:rsidP="00451470">
            <w:pPr>
              <w:jc w:val="both"/>
            </w:pPr>
            <w:r w:rsidRPr="003607CE">
              <w:rPr>
                <w:rFonts w:ascii="宋体" w:hAnsi="宋体" w:cs="宋体" w:hint="eastAsia"/>
              </w:rPr>
              <w:t>预期结果</w:t>
            </w:r>
          </w:p>
        </w:tc>
        <w:tc>
          <w:tcPr>
            <w:tcW w:w="4159" w:type="pct"/>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1C7179" w:rsidRPr="003607CE" w:rsidRDefault="001C7179" w:rsidP="002F3AA6">
            <w:pPr>
              <w:jc w:val="both"/>
            </w:pPr>
            <w:r w:rsidRPr="003607CE">
              <w:rPr>
                <w:rFonts w:ascii="宋体" w:hAnsi="宋体" w:cs="宋体" w:hint="eastAsia"/>
              </w:rPr>
              <w:t>正确显示统全局流路径</w:t>
            </w:r>
          </w:p>
        </w:tc>
      </w:tr>
    </w:tbl>
    <w:p w:rsidR="00451470" w:rsidRPr="00082C2D" w:rsidRDefault="00451470" w:rsidP="00CB1451">
      <w:pPr>
        <w:pStyle w:val="a6"/>
        <w:numPr>
          <w:ilvl w:val="0"/>
          <w:numId w:val="22"/>
        </w:numPr>
        <w:outlineLvl w:val="0"/>
        <w:rPr>
          <w:rFonts w:ascii="华文黑体" w:eastAsia="华文黑体"/>
          <w:sz w:val="32"/>
          <w:szCs w:val="32"/>
        </w:rPr>
      </w:pPr>
      <w:bookmarkStart w:id="488" w:name="_Toc395540035"/>
      <w:bookmarkStart w:id="489" w:name="_Toc395797771"/>
      <w:r w:rsidRPr="00082C2D">
        <w:rPr>
          <w:rFonts w:ascii="华文黑体" w:eastAsia="华文黑体" w:hint="eastAsia"/>
          <w:sz w:val="32"/>
          <w:szCs w:val="32"/>
        </w:rPr>
        <w:t>测试结果</w:t>
      </w:r>
      <w:bookmarkEnd w:id="488"/>
      <w:bookmarkEnd w:id="489"/>
    </w:p>
    <w:p w:rsidR="00451470" w:rsidRPr="00082C2D" w:rsidRDefault="00451470" w:rsidP="00082C2D">
      <w:pPr>
        <w:spacing w:line="360" w:lineRule="auto"/>
        <w:ind w:firstLineChars="200" w:firstLine="420"/>
        <w:jc w:val="both"/>
        <w:rPr>
          <w:rFonts w:asciiTheme="minorEastAsia" w:eastAsiaTheme="minorEastAsia" w:hAnsiTheme="minorEastAsia"/>
          <w:sz w:val="21"/>
          <w:szCs w:val="21"/>
        </w:rPr>
      </w:pPr>
      <w:r w:rsidRPr="00082C2D">
        <w:rPr>
          <w:rFonts w:asciiTheme="minorEastAsia" w:eastAsiaTheme="minorEastAsia" w:hAnsiTheme="minorEastAsia" w:hint="eastAsia"/>
          <w:sz w:val="21"/>
          <w:szCs w:val="21"/>
        </w:rPr>
        <w:t>以下测试结果均在正常启动</w:t>
      </w:r>
      <w:r w:rsidRPr="00082C2D">
        <w:rPr>
          <w:rFonts w:asciiTheme="minorEastAsia" w:eastAsiaTheme="minorEastAsia" w:hAnsiTheme="minorEastAsia"/>
          <w:sz w:val="21"/>
          <w:szCs w:val="21"/>
        </w:rPr>
        <w:t>floodlight</w:t>
      </w:r>
      <w:r w:rsidRPr="00082C2D">
        <w:rPr>
          <w:rFonts w:asciiTheme="minorEastAsia" w:eastAsiaTheme="minorEastAsia" w:hAnsiTheme="minorEastAsia" w:hint="eastAsia"/>
          <w:sz w:val="21"/>
          <w:szCs w:val="21"/>
        </w:rPr>
        <w:t>、</w:t>
      </w:r>
      <w:r w:rsidRPr="00082C2D">
        <w:rPr>
          <w:rFonts w:asciiTheme="minorEastAsia" w:eastAsiaTheme="minorEastAsia" w:hAnsiTheme="minorEastAsia"/>
          <w:sz w:val="21"/>
          <w:szCs w:val="21"/>
        </w:rPr>
        <w:t>SDNGuard</w:t>
      </w:r>
      <w:r w:rsidRPr="00082C2D">
        <w:rPr>
          <w:rFonts w:asciiTheme="minorEastAsia" w:eastAsiaTheme="minorEastAsia" w:hAnsiTheme="minorEastAsia" w:hint="eastAsia"/>
          <w:sz w:val="21"/>
          <w:szCs w:val="21"/>
        </w:rPr>
        <w:t>和</w:t>
      </w:r>
      <w:r w:rsidRPr="00082C2D">
        <w:rPr>
          <w:rFonts w:asciiTheme="minorEastAsia" w:eastAsiaTheme="minorEastAsia" w:hAnsiTheme="minorEastAsia"/>
          <w:sz w:val="21"/>
          <w:szCs w:val="21"/>
        </w:rPr>
        <w:t>mininet</w:t>
      </w:r>
      <w:r w:rsidRPr="00082C2D">
        <w:rPr>
          <w:rFonts w:asciiTheme="minorEastAsia" w:eastAsiaTheme="minorEastAsia" w:hAnsiTheme="minorEastAsia" w:hint="eastAsia"/>
          <w:sz w:val="21"/>
          <w:szCs w:val="21"/>
        </w:rPr>
        <w:t>，正确的添加了防火墙规则和流表的前提下进行测试得到的结果。</w:t>
      </w:r>
    </w:p>
    <w:p w:rsidR="00451470" w:rsidRPr="007139D1" w:rsidRDefault="00451470" w:rsidP="00CB1451">
      <w:pPr>
        <w:pStyle w:val="a6"/>
        <w:numPr>
          <w:ilvl w:val="0"/>
          <w:numId w:val="23"/>
        </w:numPr>
        <w:outlineLvl w:val="1"/>
        <w:rPr>
          <w:rFonts w:ascii="华文黑体" w:eastAsia="华文黑体"/>
          <w:sz w:val="24"/>
          <w:szCs w:val="24"/>
        </w:rPr>
      </w:pPr>
      <w:bookmarkStart w:id="490" w:name="_Toc395540036"/>
      <w:bookmarkStart w:id="491" w:name="_Toc395797772"/>
      <w:r w:rsidRPr="007139D1">
        <w:rPr>
          <w:rFonts w:ascii="华文黑体" w:eastAsia="华文黑体" w:hint="eastAsia"/>
          <w:sz w:val="24"/>
          <w:szCs w:val="24"/>
        </w:rPr>
        <w:t>防火墙规则管理</w:t>
      </w:r>
      <w:bookmarkEnd w:id="490"/>
      <w:bookmarkEnd w:id="491"/>
    </w:p>
    <w:p w:rsidR="00082C2D" w:rsidRPr="007139D1" w:rsidRDefault="00451470" w:rsidP="00CB1451">
      <w:pPr>
        <w:pStyle w:val="a6"/>
        <w:numPr>
          <w:ilvl w:val="0"/>
          <w:numId w:val="24"/>
        </w:numPr>
        <w:outlineLvl w:val="2"/>
        <w:rPr>
          <w:rFonts w:ascii="华文黑体" w:eastAsia="华文黑体"/>
          <w:sz w:val="24"/>
          <w:szCs w:val="24"/>
        </w:rPr>
      </w:pPr>
      <w:bookmarkStart w:id="492" w:name="_Toc395540037"/>
      <w:bookmarkStart w:id="493" w:name="_Toc395797773"/>
      <w:r w:rsidRPr="007139D1">
        <w:rPr>
          <w:rFonts w:ascii="华文黑体" w:eastAsia="华文黑体" w:hint="eastAsia"/>
          <w:sz w:val="24"/>
          <w:szCs w:val="24"/>
        </w:rPr>
        <w:t>显示防火墙规则</w:t>
      </w:r>
      <w:bookmarkEnd w:id="492"/>
      <w:bookmarkEnd w:id="493"/>
    </w:p>
    <w:p w:rsidR="000D4C7A" w:rsidRPr="00D22424" w:rsidRDefault="001A2EC1" w:rsidP="00D22424">
      <w:pPr>
        <w:spacing w:line="360" w:lineRule="auto"/>
        <w:ind w:firstLineChars="200" w:firstLine="420"/>
        <w:jc w:val="both"/>
        <w:rPr>
          <w:rFonts w:asciiTheme="minorEastAsia" w:eastAsiaTheme="minorEastAsia" w:hAnsiTheme="minorEastAsia"/>
          <w:sz w:val="21"/>
          <w:szCs w:val="21"/>
        </w:rPr>
      </w:pPr>
      <w:r w:rsidRPr="00D22424">
        <w:rPr>
          <w:rFonts w:asciiTheme="minorEastAsia" w:eastAsiaTheme="minorEastAsia" w:hAnsiTheme="minorEastAsia" w:hint="eastAsia"/>
          <w:sz w:val="21"/>
          <w:szCs w:val="21"/>
        </w:rPr>
        <w:t>系统初始化的防火墙规则信息。</w:t>
      </w:r>
    </w:p>
    <w:p w:rsidR="003A7D74" w:rsidRDefault="000D4C7A" w:rsidP="00197439">
      <w:pPr>
        <w:keepNext/>
        <w:spacing w:line="360" w:lineRule="auto"/>
        <w:jc w:val="both"/>
      </w:pPr>
      <w:r w:rsidRPr="007139D1">
        <w:rPr>
          <w:rFonts w:ascii="华文黑体" w:eastAsia="华文黑体" w:hAnsiTheme="minorEastAsia" w:hint="eastAsia"/>
          <w:noProof/>
          <w:sz w:val="24"/>
          <w:szCs w:val="24"/>
        </w:rPr>
        <w:drawing>
          <wp:inline distT="0" distB="0" distL="0" distR="0">
            <wp:extent cx="5343525" cy="1895475"/>
            <wp:effectExtent l="19050" t="0" r="9525" b="0"/>
            <wp:docPr id="10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cstate="print"/>
                    <a:srcRect/>
                    <a:stretch>
                      <a:fillRect/>
                    </a:stretch>
                  </pic:blipFill>
                  <pic:spPr bwMode="auto">
                    <a:xfrm>
                      <a:off x="0" y="0"/>
                      <a:ext cx="5343525" cy="1895475"/>
                    </a:xfrm>
                    <a:prstGeom prst="rect">
                      <a:avLst/>
                    </a:prstGeom>
                    <a:noFill/>
                    <a:ln w="9525">
                      <a:noFill/>
                      <a:miter lim="800000"/>
                      <a:headEnd/>
                      <a:tailEnd/>
                    </a:ln>
                  </pic:spPr>
                </pic:pic>
              </a:graphicData>
            </a:graphic>
          </wp:inline>
        </w:drawing>
      </w:r>
    </w:p>
    <w:p w:rsidR="003A7D74" w:rsidRPr="003A7D74" w:rsidRDefault="003A7D74" w:rsidP="003A7D74">
      <w:pPr>
        <w:pStyle w:val="a3"/>
        <w:rPr>
          <w:rFonts w:eastAsiaTheme="minorEastAsia"/>
        </w:rPr>
      </w:pPr>
      <w:bookmarkStart w:id="494" w:name="_Toc395800708"/>
      <w:commentRangeStart w:id="495"/>
      <w:r>
        <w:rPr>
          <w:rFonts w:ascii="宋体" w:eastAsia="宋体" w:hAnsi="宋体" w:cs="宋体" w:hint="eastAsia"/>
        </w:rPr>
        <w:t>图</w:t>
      </w:r>
      <w:r>
        <w:rPr>
          <w:rFonts w:cs="Times New Roman"/>
        </w:rPr>
        <w:t>6-</w:t>
      </w:r>
      <w:r>
        <w:t xml:space="preserve"> </w:t>
      </w:r>
      <w:fldSimple w:instr=" SEQ 图6- \* ARABIC ">
        <w:r w:rsidR="00865E98">
          <w:rPr>
            <w:noProof/>
          </w:rPr>
          <w:t>1</w:t>
        </w:r>
      </w:fldSimple>
      <w:r w:rsidRPr="003A7D74">
        <w:rPr>
          <w:rFonts w:ascii="宋体" w:eastAsia="宋体" w:hAnsi="宋体" w:cs="宋体" w:hint="eastAsia"/>
        </w:rPr>
        <w:t>初始化的防火墙规则信息</w:t>
      </w:r>
      <w:bookmarkEnd w:id="494"/>
      <w:commentRangeEnd w:id="495"/>
      <w:r w:rsidR="00905C18">
        <w:rPr>
          <w:rStyle w:val="af7"/>
          <w:rFonts w:eastAsia="宋体" w:cs="Times New Roman"/>
          <w:i w:val="0"/>
          <w:iCs w:val="0"/>
        </w:rPr>
        <w:commentReference w:id="495"/>
      </w:r>
    </w:p>
    <w:p w:rsidR="00082C2D" w:rsidRPr="00D22424" w:rsidRDefault="00451470" w:rsidP="00D22424">
      <w:pPr>
        <w:spacing w:line="360" w:lineRule="auto"/>
        <w:ind w:firstLineChars="200" w:firstLine="420"/>
        <w:jc w:val="both"/>
        <w:rPr>
          <w:rFonts w:asciiTheme="minorEastAsia" w:eastAsiaTheme="minorEastAsia" w:hAnsiTheme="minorEastAsia"/>
          <w:sz w:val="21"/>
          <w:szCs w:val="21"/>
        </w:rPr>
      </w:pPr>
      <w:r w:rsidRPr="00D22424">
        <w:rPr>
          <w:rFonts w:asciiTheme="minorEastAsia" w:eastAsiaTheme="minorEastAsia" w:hAnsiTheme="minorEastAsia" w:hint="eastAsia"/>
          <w:sz w:val="21"/>
          <w:szCs w:val="21"/>
        </w:rPr>
        <w:lastRenderedPageBreak/>
        <w:t>选择ruleid为1824767927的防火墙规则，单击删除选中规则，删除该防火墙规则。系统提示防火墙规则删除成功。</w:t>
      </w:r>
    </w:p>
    <w:p w:rsidR="0028500E" w:rsidRPr="007139D1" w:rsidRDefault="000D4C7A" w:rsidP="007139D1">
      <w:pPr>
        <w:rPr>
          <w:rFonts w:ascii="华文黑体" w:eastAsia="华文黑体"/>
          <w:sz w:val="24"/>
          <w:szCs w:val="24"/>
        </w:rPr>
      </w:pPr>
      <w:r w:rsidRPr="007139D1">
        <w:rPr>
          <w:rFonts w:ascii="华文黑体" w:eastAsia="华文黑体" w:hint="eastAsia"/>
          <w:noProof/>
          <w:sz w:val="24"/>
          <w:szCs w:val="24"/>
        </w:rPr>
        <w:drawing>
          <wp:inline distT="0" distB="0" distL="0" distR="0">
            <wp:extent cx="5274310" cy="1819275"/>
            <wp:effectExtent l="19050" t="0" r="2540" b="0"/>
            <wp:docPr id="14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cstate="print"/>
                    <a:srcRect/>
                    <a:stretch>
                      <a:fillRect/>
                    </a:stretch>
                  </pic:blipFill>
                  <pic:spPr bwMode="auto">
                    <a:xfrm>
                      <a:off x="0" y="0"/>
                      <a:ext cx="5274310" cy="1819275"/>
                    </a:xfrm>
                    <a:prstGeom prst="rect">
                      <a:avLst/>
                    </a:prstGeom>
                    <a:noFill/>
                    <a:ln w="9525">
                      <a:noFill/>
                      <a:miter lim="800000"/>
                      <a:headEnd/>
                      <a:tailEnd/>
                    </a:ln>
                  </pic:spPr>
                </pic:pic>
              </a:graphicData>
            </a:graphic>
          </wp:inline>
        </w:drawing>
      </w:r>
    </w:p>
    <w:p w:rsidR="000D4C7A" w:rsidRPr="007139D1" w:rsidRDefault="003A7D74" w:rsidP="003A7D74">
      <w:pPr>
        <w:pStyle w:val="a3"/>
        <w:rPr>
          <w:rFonts w:ascii="华文黑体" w:eastAsia="华文黑体"/>
        </w:rPr>
      </w:pPr>
      <w:bookmarkStart w:id="496" w:name="_Toc395800709"/>
      <w:r>
        <w:rPr>
          <w:rFonts w:hint="eastAsia"/>
        </w:rPr>
        <w:t xml:space="preserve">图6- </w:t>
      </w:r>
      <w:fldSimple w:instr=" SEQ 图6- \* ARABIC ">
        <w:r w:rsidR="00865E98">
          <w:rPr>
            <w:noProof/>
          </w:rPr>
          <w:t>2</w:t>
        </w:r>
      </w:fldSimple>
      <w:r w:rsidRPr="003A7D74">
        <w:rPr>
          <w:rFonts w:ascii="宋体" w:eastAsia="宋体" w:hAnsi="宋体" w:cs="宋体" w:hint="eastAsia"/>
        </w:rPr>
        <w:t>防火墙规则删除成功</w:t>
      </w:r>
      <w:bookmarkEnd w:id="496"/>
    </w:p>
    <w:p w:rsidR="00451470" w:rsidRPr="007139D1" w:rsidRDefault="00451470" w:rsidP="00CB1451">
      <w:pPr>
        <w:pStyle w:val="a6"/>
        <w:numPr>
          <w:ilvl w:val="0"/>
          <w:numId w:val="24"/>
        </w:numPr>
        <w:outlineLvl w:val="2"/>
        <w:rPr>
          <w:rFonts w:ascii="华文黑体" w:eastAsia="华文黑体"/>
          <w:sz w:val="24"/>
          <w:szCs w:val="24"/>
        </w:rPr>
      </w:pPr>
      <w:bookmarkStart w:id="497" w:name="_Toc395540038"/>
      <w:bookmarkStart w:id="498" w:name="_Toc395797774"/>
      <w:r w:rsidRPr="007139D1">
        <w:rPr>
          <w:rFonts w:ascii="华文黑体" w:eastAsia="华文黑体" w:hAnsi="宋体" w:cs="宋体" w:hint="eastAsia"/>
          <w:sz w:val="24"/>
          <w:szCs w:val="24"/>
        </w:rPr>
        <w:t>添加防火墙规则</w:t>
      </w:r>
      <w:bookmarkEnd w:id="497"/>
      <w:bookmarkEnd w:id="498"/>
    </w:p>
    <w:p w:rsidR="00451470" w:rsidRPr="00D22424" w:rsidRDefault="00451470" w:rsidP="00D22424">
      <w:pPr>
        <w:spacing w:line="360" w:lineRule="auto"/>
        <w:ind w:firstLineChars="200" w:firstLine="420"/>
        <w:jc w:val="both"/>
        <w:rPr>
          <w:rFonts w:asciiTheme="minorEastAsia" w:eastAsiaTheme="minorEastAsia" w:hAnsiTheme="minorEastAsia"/>
          <w:sz w:val="21"/>
          <w:szCs w:val="21"/>
        </w:rPr>
      </w:pPr>
      <w:r w:rsidRPr="00D22424">
        <w:rPr>
          <w:rFonts w:asciiTheme="minorEastAsia" w:eastAsiaTheme="minorEastAsia" w:hAnsiTheme="minorEastAsia" w:cs="宋体" w:hint="eastAsia"/>
          <w:sz w:val="21"/>
          <w:szCs w:val="21"/>
        </w:rPr>
        <w:t>选择新建规则，填写</w:t>
      </w:r>
      <w:r w:rsidR="00561B0C" w:rsidRPr="00D22424">
        <w:rPr>
          <w:rFonts w:asciiTheme="minorEastAsia" w:eastAsiaTheme="minorEastAsia" w:hAnsiTheme="minorEastAsia" w:hint="eastAsia"/>
          <w:sz w:val="21"/>
          <w:szCs w:val="21"/>
        </w:rPr>
        <w:t>src-</w:t>
      </w:r>
      <w:r w:rsidRPr="00D22424">
        <w:rPr>
          <w:rFonts w:asciiTheme="minorEastAsia" w:eastAsiaTheme="minorEastAsia" w:hAnsiTheme="minorEastAsia" w:hint="eastAsia"/>
          <w:sz w:val="21"/>
          <w:szCs w:val="21"/>
        </w:rPr>
        <w:t>ip</w:t>
      </w:r>
      <w:r w:rsidRPr="00D22424">
        <w:rPr>
          <w:rFonts w:asciiTheme="minorEastAsia" w:eastAsiaTheme="minorEastAsia" w:hAnsiTheme="minorEastAsia" w:cs="宋体" w:hint="eastAsia"/>
          <w:sz w:val="21"/>
          <w:szCs w:val="21"/>
        </w:rPr>
        <w:t>、</w:t>
      </w:r>
      <w:r w:rsidR="00561B0C" w:rsidRPr="00D22424">
        <w:rPr>
          <w:rFonts w:asciiTheme="minorEastAsia" w:eastAsiaTheme="minorEastAsia" w:hAnsiTheme="minorEastAsia" w:hint="eastAsia"/>
          <w:sz w:val="21"/>
          <w:szCs w:val="21"/>
        </w:rPr>
        <w:t>dst-</w:t>
      </w:r>
      <w:r w:rsidRPr="00D22424">
        <w:rPr>
          <w:rFonts w:asciiTheme="minorEastAsia" w:eastAsiaTheme="minorEastAsia" w:hAnsiTheme="minorEastAsia" w:hint="eastAsia"/>
          <w:sz w:val="21"/>
          <w:szCs w:val="21"/>
        </w:rPr>
        <w:t>ip</w:t>
      </w:r>
      <w:r w:rsidRPr="00D22424">
        <w:rPr>
          <w:rFonts w:asciiTheme="minorEastAsia" w:eastAsiaTheme="minorEastAsia" w:hAnsiTheme="minorEastAsia" w:cs="宋体" w:hint="eastAsia"/>
          <w:sz w:val="21"/>
          <w:szCs w:val="21"/>
        </w:rPr>
        <w:t>、操作和优先级，单击保存。系统提示防火墙规则已添加。</w:t>
      </w:r>
    </w:p>
    <w:p w:rsidR="003A7D74" w:rsidRDefault="00451470" w:rsidP="003A7D74">
      <w:pPr>
        <w:keepNext/>
        <w:jc w:val="both"/>
      </w:pPr>
      <w:r w:rsidRPr="007139D1">
        <w:rPr>
          <w:rFonts w:ascii="华文黑体" w:eastAsia="华文黑体" w:hint="eastAsia"/>
          <w:noProof/>
          <w:sz w:val="24"/>
          <w:szCs w:val="24"/>
        </w:rPr>
        <w:drawing>
          <wp:inline distT="0" distB="0" distL="0" distR="0">
            <wp:extent cx="6115050" cy="2200275"/>
            <wp:effectExtent l="19050" t="0" r="0" b="0"/>
            <wp:docPr id="10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cstate="print"/>
                    <a:srcRect/>
                    <a:stretch>
                      <a:fillRect/>
                    </a:stretch>
                  </pic:blipFill>
                  <pic:spPr bwMode="auto">
                    <a:xfrm>
                      <a:off x="0" y="0"/>
                      <a:ext cx="6115050" cy="2200275"/>
                    </a:xfrm>
                    <a:prstGeom prst="rect">
                      <a:avLst/>
                    </a:prstGeom>
                    <a:noFill/>
                    <a:ln w="9525">
                      <a:noFill/>
                      <a:miter lim="800000"/>
                      <a:headEnd/>
                      <a:tailEnd/>
                    </a:ln>
                  </pic:spPr>
                </pic:pic>
              </a:graphicData>
            </a:graphic>
          </wp:inline>
        </w:drawing>
      </w:r>
    </w:p>
    <w:p w:rsidR="00D22424" w:rsidRDefault="003A7D74" w:rsidP="00D22424">
      <w:pPr>
        <w:pStyle w:val="a3"/>
        <w:rPr>
          <w:rFonts w:ascii="宋体" w:eastAsia="宋体" w:hAnsi="宋体" w:cs="宋体"/>
        </w:rPr>
      </w:pPr>
      <w:bookmarkStart w:id="499" w:name="_Toc395800710"/>
      <w:r>
        <w:rPr>
          <w:rFonts w:ascii="宋体" w:eastAsia="宋体" w:hAnsi="宋体" w:cs="宋体" w:hint="eastAsia"/>
        </w:rPr>
        <w:t>图</w:t>
      </w:r>
      <w:r>
        <w:rPr>
          <w:rFonts w:cs="Times New Roman"/>
        </w:rPr>
        <w:t>6-</w:t>
      </w:r>
      <w:r>
        <w:rPr>
          <w:rFonts w:hint="eastAsia"/>
        </w:rPr>
        <w:t xml:space="preserve"> </w:t>
      </w:r>
      <w:r w:rsidR="00475907">
        <w:fldChar w:fldCharType="begin"/>
      </w:r>
      <w:r w:rsidR="00CF35BB">
        <w:instrText xml:space="preserve"> SEQ </w:instrText>
      </w:r>
      <w:r w:rsidR="00CF35BB">
        <w:rPr>
          <w:rFonts w:ascii="宋体" w:eastAsia="宋体" w:hAnsi="宋体" w:cs="宋体" w:hint="eastAsia"/>
        </w:rPr>
        <w:instrText>图</w:instrText>
      </w:r>
      <w:r w:rsidR="00CF35BB">
        <w:rPr>
          <w:rFonts w:cs="Times New Roman"/>
        </w:rPr>
        <w:instrText xml:space="preserve">6- \* ARABIC </w:instrText>
      </w:r>
      <w:r w:rsidR="00475907">
        <w:fldChar w:fldCharType="separate"/>
      </w:r>
      <w:r w:rsidR="00865E98">
        <w:rPr>
          <w:noProof/>
        </w:rPr>
        <w:t>3</w:t>
      </w:r>
      <w:r w:rsidR="00475907">
        <w:fldChar w:fldCharType="end"/>
      </w:r>
      <w:r w:rsidRPr="003A7D74">
        <w:rPr>
          <w:rFonts w:ascii="宋体" w:eastAsia="宋体" w:hAnsi="宋体" w:cs="宋体" w:hint="eastAsia"/>
        </w:rPr>
        <w:t>添加防火墙规则</w:t>
      </w:r>
      <w:bookmarkEnd w:id="499"/>
    </w:p>
    <w:p w:rsidR="003A7D74" w:rsidRPr="00D22424" w:rsidRDefault="00451470" w:rsidP="00D22424">
      <w:pPr>
        <w:pStyle w:val="a3"/>
        <w:spacing w:before="0" w:after="0" w:line="360" w:lineRule="auto"/>
        <w:ind w:firstLine="200"/>
        <w:jc w:val="both"/>
        <w:rPr>
          <w:rFonts w:ascii="宋体" w:eastAsia="宋体" w:hAnsi="宋体" w:cs="宋体"/>
        </w:rPr>
      </w:pPr>
      <w:r w:rsidRPr="00D22424">
        <w:rPr>
          <w:rFonts w:asciiTheme="minorEastAsia" w:eastAsiaTheme="minorEastAsia" w:hAnsiTheme="minorEastAsia" w:cs="宋体" w:hint="eastAsia"/>
          <w:i w:val="0"/>
          <w:sz w:val="21"/>
          <w:szCs w:val="21"/>
        </w:rPr>
        <w:t>查看添加的防火墙规则，选择</w:t>
      </w:r>
      <w:r w:rsidRPr="00D22424">
        <w:rPr>
          <w:rFonts w:asciiTheme="minorEastAsia" w:eastAsiaTheme="minorEastAsia" w:hAnsiTheme="minorEastAsia" w:hint="eastAsia"/>
          <w:i w:val="0"/>
          <w:sz w:val="21"/>
          <w:szCs w:val="21"/>
        </w:rPr>
        <w:t>rulrid</w:t>
      </w:r>
      <w:r w:rsidRPr="00D22424">
        <w:rPr>
          <w:rFonts w:asciiTheme="minorEastAsia" w:eastAsiaTheme="minorEastAsia" w:hAnsiTheme="minorEastAsia" w:cs="宋体" w:hint="eastAsia"/>
          <w:i w:val="0"/>
          <w:sz w:val="21"/>
          <w:szCs w:val="21"/>
        </w:rPr>
        <w:t>为</w:t>
      </w:r>
      <w:r w:rsidRPr="00D22424">
        <w:rPr>
          <w:rFonts w:asciiTheme="minorEastAsia" w:eastAsiaTheme="minorEastAsia" w:hAnsiTheme="minorEastAsia" w:hint="eastAsia"/>
          <w:i w:val="0"/>
          <w:sz w:val="21"/>
          <w:szCs w:val="21"/>
        </w:rPr>
        <w:t>421762373</w:t>
      </w:r>
      <w:r w:rsidRPr="00D22424">
        <w:rPr>
          <w:rFonts w:asciiTheme="minorEastAsia" w:eastAsiaTheme="minorEastAsia" w:hAnsiTheme="minorEastAsia" w:cs="宋体" w:hint="eastAsia"/>
          <w:i w:val="0"/>
          <w:sz w:val="21"/>
          <w:szCs w:val="21"/>
        </w:rPr>
        <w:t>的防火墙规则。</w:t>
      </w:r>
      <w:r w:rsidR="00561B0C">
        <w:rPr>
          <w:rFonts w:ascii="华文黑体" w:eastAsia="华文黑体" w:hAnsiTheme="minorEastAsia"/>
          <w:noProof/>
        </w:rPr>
        <w:drawing>
          <wp:inline distT="0" distB="0" distL="0" distR="0">
            <wp:extent cx="5274310" cy="1845598"/>
            <wp:effectExtent l="19050" t="0" r="2540" b="0"/>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8" cstate="print"/>
                    <a:srcRect/>
                    <a:stretch>
                      <a:fillRect/>
                    </a:stretch>
                  </pic:blipFill>
                  <pic:spPr bwMode="auto">
                    <a:xfrm>
                      <a:off x="0" y="0"/>
                      <a:ext cx="5274310" cy="1845598"/>
                    </a:xfrm>
                    <a:prstGeom prst="rect">
                      <a:avLst/>
                    </a:prstGeom>
                    <a:noFill/>
                    <a:ln w="9525">
                      <a:noFill/>
                      <a:miter lim="800000"/>
                      <a:headEnd/>
                      <a:tailEnd/>
                    </a:ln>
                  </pic:spPr>
                </pic:pic>
              </a:graphicData>
            </a:graphic>
          </wp:inline>
        </w:drawing>
      </w:r>
    </w:p>
    <w:p w:rsidR="00451470" w:rsidRPr="00CC70FE" w:rsidRDefault="003A7D74" w:rsidP="003A7D74">
      <w:pPr>
        <w:pStyle w:val="a3"/>
        <w:rPr>
          <w:rFonts w:ascii="华文黑体" w:eastAsia="华文黑体" w:hAnsiTheme="minorEastAsia" w:cs="宋体"/>
        </w:rPr>
      </w:pPr>
      <w:bookmarkStart w:id="500" w:name="_Toc395800711"/>
      <w:r>
        <w:rPr>
          <w:rFonts w:ascii="宋体" w:eastAsia="宋体" w:hAnsi="宋体" w:cs="宋体" w:hint="eastAsia"/>
        </w:rPr>
        <w:lastRenderedPageBreak/>
        <w:t>图</w:t>
      </w:r>
      <w:r>
        <w:t xml:space="preserve">6- </w:t>
      </w:r>
      <w:r w:rsidR="00475907">
        <w:fldChar w:fldCharType="begin"/>
      </w:r>
      <w:r>
        <w:instrText xml:space="preserve"> SEQ </w:instrText>
      </w:r>
      <w:r>
        <w:rPr>
          <w:rFonts w:ascii="宋体" w:eastAsia="宋体" w:hAnsi="宋体" w:cs="宋体" w:hint="eastAsia"/>
        </w:rPr>
        <w:instrText>图</w:instrText>
      </w:r>
      <w:r>
        <w:rPr>
          <w:rFonts w:cs="Times New Roman"/>
        </w:rPr>
        <w:instrText>6- \* ARABIC</w:instrText>
      </w:r>
      <w:r>
        <w:instrText xml:space="preserve"> </w:instrText>
      </w:r>
      <w:r w:rsidR="00475907">
        <w:fldChar w:fldCharType="separate"/>
      </w:r>
      <w:r w:rsidR="00865E98">
        <w:rPr>
          <w:noProof/>
        </w:rPr>
        <w:t>4</w:t>
      </w:r>
      <w:r w:rsidR="00475907">
        <w:fldChar w:fldCharType="end"/>
      </w:r>
      <w:r w:rsidRPr="003A7D74">
        <w:rPr>
          <w:rFonts w:ascii="宋体" w:eastAsia="宋体" w:hAnsi="宋体" w:cs="宋体" w:hint="eastAsia"/>
        </w:rPr>
        <w:t>查看新添加的防火墙规则</w:t>
      </w:r>
      <w:bookmarkEnd w:id="500"/>
    </w:p>
    <w:p w:rsidR="00451470" w:rsidRPr="007139D1" w:rsidRDefault="00451470" w:rsidP="00CB1451">
      <w:pPr>
        <w:pStyle w:val="a6"/>
        <w:numPr>
          <w:ilvl w:val="0"/>
          <w:numId w:val="24"/>
        </w:numPr>
        <w:outlineLvl w:val="2"/>
        <w:rPr>
          <w:rFonts w:ascii="华文黑体" w:eastAsia="华文黑体"/>
          <w:sz w:val="24"/>
          <w:szCs w:val="24"/>
        </w:rPr>
      </w:pPr>
      <w:bookmarkStart w:id="501" w:name="_Toc395540039"/>
      <w:bookmarkStart w:id="502" w:name="_Toc395797775"/>
      <w:r w:rsidRPr="007139D1">
        <w:rPr>
          <w:rFonts w:ascii="华文黑体" w:eastAsia="华文黑体" w:hAnsi="宋体" w:cs="宋体" w:hint="eastAsia"/>
          <w:sz w:val="24"/>
          <w:szCs w:val="24"/>
        </w:rPr>
        <w:t>删除防火墙规则</w:t>
      </w:r>
      <w:bookmarkEnd w:id="501"/>
      <w:bookmarkEnd w:id="502"/>
    </w:p>
    <w:p w:rsidR="000E641C" w:rsidRPr="00D22424" w:rsidRDefault="00451470" w:rsidP="00D22424">
      <w:pPr>
        <w:pStyle w:val="a6"/>
        <w:spacing w:line="360" w:lineRule="auto"/>
        <w:ind w:firstLineChars="200"/>
        <w:rPr>
          <w:rFonts w:asciiTheme="minorEastAsia" w:eastAsiaTheme="minorEastAsia" w:hAnsiTheme="minorEastAsia"/>
          <w:sz w:val="21"/>
          <w:szCs w:val="21"/>
        </w:rPr>
      </w:pPr>
      <w:r w:rsidRPr="00D22424">
        <w:rPr>
          <w:rFonts w:asciiTheme="minorEastAsia" w:eastAsiaTheme="minorEastAsia" w:hAnsiTheme="minorEastAsia" w:cs="宋体" w:hint="eastAsia"/>
          <w:sz w:val="21"/>
          <w:szCs w:val="21"/>
        </w:rPr>
        <w:t>选择</w:t>
      </w:r>
      <w:r w:rsidRPr="00D22424">
        <w:rPr>
          <w:rFonts w:asciiTheme="minorEastAsia" w:eastAsiaTheme="minorEastAsia" w:hAnsiTheme="minorEastAsia" w:hint="eastAsia"/>
          <w:sz w:val="21"/>
          <w:szCs w:val="21"/>
        </w:rPr>
        <w:t>ruleid</w:t>
      </w:r>
      <w:r w:rsidRPr="00D22424">
        <w:rPr>
          <w:rFonts w:asciiTheme="minorEastAsia" w:eastAsiaTheme="minorEastAsia" w:hAnsiTheme="minorEastAsia" w:cs="宋体" w:hint="eastAsia"/>
          <w:sz w:val="21"/>
          <w:szCs w:val="21"/>
        </w:rPr>
        <w:t>为</w:t>
      </w:r>
      <w:r w:rsidRPr="00D22424">
        <w:rPr>
          <w:rFonts w:asciiTheme="minorEastAsia" w:eastAsiaTheme="minorEastAsia" w:hAnsiTheme="minorEastAsia" w:hint="eastAsia"/>
          <w:sz w:val="21"/>
          <w:szCs w:val="21"/>
        </w:rPr>
        <w:t>421762373</w:t>
      </w:r>
      <w:r w:rsidRPr="00D22424">
        <w:rPr>
          <w:rFonts w:asciiTheme="minorEastAsia" w:eastAsiaTheme="minorEastAsia" w:hAnsiTheme="minorEastAsia" w:cs="宋体" w:hint="eastAsia"/>
          <w:sz w:val="21"/>
          <w:szCs w:val="21"/>
        </w:rPr>
        <w:t>的防火墙规则，单击删除选中规则。系统提示规则已删除。</w:t>
      </w:r>
    </w:p>
    <w:p w:rsidR="003A7D74" w:rsidRDefault="000E641C" w:rsidP="003A7D74">
      <w:pPr>
        <w:pStyle w:val="a3"/>
        <w:keepNext/>
      </w:pPr>
      <w:r w:rsidRPr="007139D1">
        <w:rPr>
          <w:rFonts w:ascii="华文黑体" w:eastAsia="华文黑体" w:hAnsi="宋体" w:cs="宋体" w:hint="eastAsia"/>
          <w:noProof/>
        </w:rPr>
        <w:drawing>
          <wp:inline distT="0" distB="0" distL="0" distR="0">
            <wp:extent cx="6108700" cy="2147570"/>
            <wp:effectExtent l="19050" t="0" r="6350" b="0"/>
            <wp:docPr id="10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9" cstate="print"/>
                    <a:srcRect/>
                    <a:stretch>
                      <a:fillRect/>
                    </a:stretch>
                  </pic:blipFill>
                  <pic:spPr bwMode="auto">
                    <a:xfrm>
                      <a:off x="0" y="0"/>
                      <a:ext cx="6108700" cy="2147570"/>
                    </a:xfrm>
                    <a:prstGeom prst="rect">
                      <a:avLst/>
                    </a:prstGeom>
                    <a:noFill/>
                    <a:ln w="9525">
                      <a:noFill/>
                      <a:miter lim="800000"/>
                      <a:headEnd/>
                      <a:tailEnd/>
                    </a:ln>
                  </pic:spPr>
                </pic:pic>
              </a:graphicData>
            </a:graphic>
          </wp:inline>
        </w:drawing>
      </w:r>
    </w:p>
    <w:p w:rsidR="000E641C" w:rsidRPr="00CC70FE" w:rsidRDefault="003A7D74" w:rsidP="003A7D74">
      <w:pPr>
        <w:pStyle w:val="a3"/>
        <w:rPr>
          <w:rFonts w:ascii="华文黑体" w:eastAsia="华文黑体" w:cs="Times New Roman"/>
          <w:noProof/>
          <w:kern w:val="1"/>
        </w:rPr>
      </w:pPr>
      <w:bookmarkStart w:id="503" w:name="_Toc395800712"/>
      <w:r>
        <w:rPr>
          <w:rFonts w:ascii="宋体" w:eastAsia="宋体" w:hAnsi="宋体" w:cs="宋体" w:hint="eastAsia"/>
        </w:rPr>
        <w:t>图</w:t>
      </w:r>
      <w:r>
        <w:rPr>
          <w:rFonts w:cs="Times New Roman"/>
        </w:rPr>
        <w:t>6-</w:t>
      </w:r>
      <w:r>
        <w:t xml:space="preserve"> </w:t>
      </w:r>
      <w:fldSimple w:instr=" SEQ 图6- \* ARABIC ">
        <w:r w:rsidR="00865E98">
          <w:rPr>
            <w:noProof/>
          </w:rPr>
          <w:t>5</w:t>
        </w:r>
      </w:fldSimple>
      <w:r w:rsidRPr="003A7D74">
        <w:rPr>
          <w:rFonts w:ascii="宋体" w:eastAsia="宋体" w:hAnsi="宋体" w:cs="宋体" w:hint="eastAsia"/>
        </w:rPr>
        <w:t>删除防火墙规则</w:t>
      </w:r>
      <w:bookmarkEnd w:id="503"/>
    </w:p>
    <w:p w:rsidR="00451470" w:rsidRPr="00D22424" w:rsidRDefault="000E641C" w:rsidP="00D22424">
      <w:pPr>
        <w:spacing w:line="360" w:lineRule="auto"/>
        <w:ind w:firstLineChars="200" w:firstLine="420"/>
        <w:jc w:val="both"/>
        <w:rPr>
          <w:rFonts w:asciiTheme="minorEastAsia" w:eastAsiaTheme="minorEastAsia" w:hAnsiTheme="minorEastAsia" w:cs="宋体"/>
          <w:sz w:val="21"/>
          <w:szCs w:val="21"/>
        </w:rPr>
      </w:pPr>
      <w:r w:rsidRPr="00D22424">
        <w:rPr>
          <w:rFonts w:asciiTheme="minorEastAsia" w:eastAsiaTheme="minorEastAsia" w:hAnsiTheme="minorEastAsia" w:cs="宋体" w:hint="eastAsia"/>
          <w:sz w:val="21"/>
          <w:szCs w:val="21"/>
        </w:rPr>
        <w:t>单击删除所有规则，点击</w:t>
      </w:r>
      <w:r w:rsidRPr="00D22424">
        <w:rPr>
          <w:rFonts w:asciiTheme="minorEastAsia" w:eastAsiaTheme="minorEastAsia" w:hAnsiTheme="minorEastAsia" w:hint="eastAsia"/>
          <w:sz w:val="21"/>
          <w:szCs w:val="21"/>
        </w:rPr>
        <w:t>yes</w:t>
      </w:r>
      <w:r w:rsidRPr="00D22424">
        <w:rPr>
          <w:rFonts w:asciiTheme="minorEastAsia" w:eastAsiaTheme="minorEastAsia" w:hAnsiTheme="minorEastAsia" w:cs="宋体" w:hint="eastAsia"/>
          <w:sz w:val="21"/>
          <w:szCs w:val="21"/>
        </w:rPr>
        <w:t>，删除系统所有的防火墙规则。</w:t>
      </w:r>
    </w:p>
    <w:p w:rsidR="003A7D74" w:rsidRDefault="00C953F1" w:rsidP="003A7D74">
      <w:pPr>
        <w:keepNext/>
        <w:spacing w:line="360" w:lineRule="auto"/>
        <w:jc w:val="both"/>
      </w:pPr>
      <w:r w:rsidRPr="007139D1">
        <w:rPr>
          <w:rFonts w:ascii="华文黑体" w:eastAsia="华文黑体" w:hAnsiTheme="minorEastAsia" w:cs="宋体" w:hint="eastAsia"/>
          <w:noProof/>
          <w:sz w:val="24"/>
          <w:szCs w:val="24"/>
        </w:rPr>
        <w:drawing>
          <wp:inline distT="0" distB="0" distL="0" distR="0">
            <wp:extent cx="5274310" cy="1920721"/>
            <wp:effectExtent l="19050" t="0" r="2540" b="0"/>
            <wp:docPr id="16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cstate="print"/>
                    <a:srcRect/>
                    <a:stretch>
                      <a:fillRect/>
                    </a:stretch>
                  </pic:blipFill>
                  <pic:spPr bwMode="auto">
                    <a:xfrm>
                      <a:off x="0" y="0"/>
                      <a:ext cx="5274310" cy="1920721"/>
                    </a:xfrm>
                    <a:prstGeom prst="rect">
                      <a:avLst/>
                    </a:prstGeom>
                    <a:noFill/>
                    <a:ln w="9525">
                      <a:noFill/>
                      <a:miter lim="800000"/>
                      <a:headEnd/>
                      <a:tailEnd/>
                    </a:ln>
                  </pic:spPr>
                </pic:pic>
              </a:graphicData>
            </a:graphic>
          </wp:inline>
        </w:drawing>
      </w:r>
    </w:p>
    <w:p w:rsidR="00C953F1" w:rsidRPr="003A7D74" w:rsidRDefault="003A7D74" w:rsidP="003A7D74">
      <w:pPr>
        <w:pStyle w:val="a3"/>
        <w:rPr>
          <w:rFonts w:eastAsiaTheme="minorEastAsia"/>
        </w:rPr>
      </w:pPr>
      <w:bookmarkStart w:id="504" w:name="_Toc395800713"/>
      <w:r>
        <w:rPr>
          <w:rFonts w:hint="eastAsia"/>
        </w:rPr>
        <w:t xml:space="preserve">图6- </w:t>
      </w:r>
      <w:fldSimple w:instr=" SEQ 图6- \* ARABIC ">
        <w:r w:rsidR="00865E98">
          <w:rPr>
            <w:noProof/>
          </w:rPr>
          <w:t>6</w:t>
        </w:r>
      </w:fldSimple>
      <w:r w:rsidRPr="003A7D74">
        <w:rPr>
          <w:rFonts w:ascii="宋体" w:eastAsia="宋体" w:hAnsi="宋体" w:cs="宋体" w:hint="eastAsia"/>
        </w:rPr>
        <w:t>提示删除所有防火墙规则</w:t>
      </w:r>
      <w:bookmarkEnd w:id="504"/>
    </w:p>
    <w:p w:rsidR="00082C2D" w:rsidRPr="00D22424" w:rsidRDefault="000E641C" w:rsidP="00D22424">
      <w:pPr>
        <w:spacing w:line="360" w:lineRule="auto"/>
        <w:ind w:firstLineChars="200" w:firstLine="420"/>
        <w:jc w:val="both"/>
        <w:rPr>
          <w:rFonts w:asciiTheme="minorEastAsia" w:eastAsiaTheme="minorEastAsia" w:hAnsiTheme="minorEastAsia" w:cs="宋体"/>
          <w:sz w:val="21"/>
          <w:szCs w:val="21"/>
        </w:rPr>
      </w:pPr>
      <w:r w:rsidRPr="00D22424">
        <w:rPr>
          <w:rFonts w:asciiTheme="minorEastAsia" w:eastAsiaTheme="minorEastAsia" w:hAnsiTheme="minorEastAsia" w:cs="宋体" w:hint="eastAsia"/>
          <w:sz w:val="21"/>
          <w:szCs w:val="21"/>
        </w:rPr>
        <w:t>删除所有防火墙规则</w:t>
      </w:r>
      <w:r w:rsidR="00583765" w:rsidRPr="00D22424">
        <w:rPr>
          <w:rFonts w:asciiTheme="minorEastAsia" w:eastAsiaTheme="minorEastAsia" w:hAnsiTheme="minorEastAsia" w:cs="宋体" w:hint="eastAsia"/>
          <w:sz w:val="21"/>
          <w:szCs w:val="21"/>
        </w:rPr>
        <w:t>。</w:t>
      </w:r>
    </w:p>
    <w:p w:rsidR="003A7D74" w:rsidRDefault="00082C2D" w:rsidP="003A7D74">
      <w:pPr>
        <w:keepNext/>
        <w:spacing w:line="360" w:lineRule="auto"/>
        <w:jc w:val="both"/>
      </w:pPr>
      <w:r w:rsidRPr="007139D1">
        <w:rPr>
          <w:rFonts w:ascii="华文黑体" w:eastAsia="华文黑体" w:hAnsiTheme="minorEastAsia" w:cs="宋体" w:hint="eastAsia"/>
          <w:noProof/>
          <w:sz w:val="24"/>
          <w:szCs w:val="24"/>
        </w:rPr>
        <w:drawing>
          <wp:inline distT="0" distB="0" distL="0" distR="0">
            <wp:extent cx="5610225" cy="2162175"/>
            <wp:effectExtent l="19050" t="0" r="9525" b="0"/>
            <wp:docPr id="11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1" cstate="print"/>
                    <a:srcRect/>
                    <a:stretch>
                      <a:fillRect/>
                    </a:stretch>
                  </pic:blipFill>
                  <pic:spPr bwMode="auto">
                    <a:xfrm>
                      <a:off x="0" y="0"/>
                      <a:ext cx="5610225" cy="2162175"/>
                    </a:xfrm>
                    <a:prstGeom prst="rect">
                      <a:avLst/>
                    </a:prstGeom>
                    <a:noFill/>
                    <a:ln w="9525">
                      <a:noFill/>
                      <a:miter lim="800000"/>
                      <a:headEnd/>
                      <a:tailEnd/>
                    </a:ln>
                  </pic:spPr>
                </pic:pic>
              </a:graphicData>
            </a:graphic>
          </wp:inline>
        </w:drawing>
      </w:r>
    </w:p>
    <w:p w:rsidR="00082C2D" w:rsidRPr="003A7D74" w:rsidRDefault="003A7D74" w:rsidP="003A7D74">
      <w:pPr>
        <w:pStyle w:val="a3"/>
        <w:rPr>
          <w:rFonts w:eastAsiaTheme="minorEastAsia"/>
        </w:rPr>
      </w:pPr>
      <w:bookmarkStart w:id="505" w:name="_Toc395800714"/>
      <w:r>
        <w:rPr>
          <w:rFonts w:ascii="宋体" w:eastAsia="宋体" w:hAnsi="宋体" w:cs="宋体" w:hint="eastAsia"/>
        </w:rPr>
        <w:t>图</w:t>
      </w:r>
      <w:r>
        <w:rPr>
          <w:rFonts w:cs="Times New Roman"/>
        </w:rPr>
        <w:t>6-</w:t>
      </w:r>
      <w:r>
        <w:rPr>
          <w:rFonts w:hint="eastAsia"/>
        </w:rPr>
        <w:t xml:space="preserve"> </w:t>
      </w:r>
      <w:fldSimple w:instr=" SEQ 图6- \* ARABIC ">
        <w:r w:rsidR="00865E98">
          <w:rPr>
            <w:noProof/>
          </w:rPr>
          <w:t>7</w:t>
        </w:r>
      </w:fldSimple>
      <w:r w:rsidRPr="003A7D74">
        <w:rPr>
          <w:rFonts w:ascii="宋体" w:eastAsia="宋体" w:hAnsi="宋体" w:cs="宋体" w:hint="eastAsia"/>
        </w:rPr>
        <w:t>删除所有防火墙规则成功</w:t>
      </w:r>
      <w:bookmarkEnd w:id="505"/>
    </w:p>
    <w:p w:rsidR="000E641C" w:rsidRPr="00287C9B" w:rsidRDefault="000E641C" w:rsidP="000A0953">
      <w:pPr>
        <w:pStyle w:val="a6"/>
        <w:numPr>
          <w:ilvl w:val="0"/>
          <w:numId w:val="24"/>
        </w:numPr>
        <w:spacing w:line="360" w:lineRule="auto"/>
        <w:outlineLvl w:val="2"/>
        <w:rPr>
          <w:rFonts w:ascii="华文黑体" w:eastAsia="华文黑体"/>
          <w:sz w:val="24"/>
          <w:szCs w:val="24"/>
        </w:rPr>
      </w:pPr>
      <w:bookmarkStart w:id="506" w:name="_Toc395540040"/>
      <w:bookmarkStart w:id="507" w:name="_Toc395797776"/>
      <w:r w:rsidRPr="00287C9B">
        <w:rPr>
          <w:rFonts w:ascii="华文黑体" w:eastAsia="华文黑体" w:hAnsi="宋体" w:cs="宋体" w:hint="eastAsia"/>
          <w:sz w:val="24"/>
          <w:szCs w:val="24"/>
        </w:rPr>
        <w:lastRenderedPageBreak/>
        <w:t>修改防火墙规则</w:t>
      </w:r>
      <w:bookmarkEnd w:id="506"/>
      <w:bookmarkEnd w:id="507"/>
    </w:p>
    <w:p w:rsidR="000E641C" w:rsidRPr="00D22424" w:rsidRDefault="000E641C" w:rsidP="00D22424">
      <w:pPr>
        <w:spacing w:line="360" w:lineRule="auto"/>
        <w:ind w:firstLineChars="200" w:firstLine="420"/>
        <w:jc w:val="both"/>
        <w:rPr>
          <w:rFonts w:asciiTheme="minorEastAsia" w:eastAsiaTheme="minorEastAsia" w:hAnsiTheme="minorEastAsia"/>
          <w:sz w:val="21"/>
          <w:szCs w:val="21"/>
        </w:rPr>
      </w:pPr>
      <w:r w:rsidRPr="00D22424">
        <w:rPr>
          <w:rFonts w:asciiTheme="minorEastAsia" w:eastAsiaTheme="minorEastAsia" w:hAnsiTheme="minorEastAsia" w:cs="宋体" w:hint="eastAsia"/>
          <w:sz w:val="21"/>
          <w:szCs w:val="21"/>
        </w:rPr>
        <w:t>选择</w:t>
      </w:r>
      <w:r w:rsidRPr="00D22424">
        <w:rPr>
          <w:rFonts w:asciiTheme="minorEastAsia" w:eastAsiaTheme="minorEastAsia" w:hAnsiTheme="minorEastAsia" w:hint="eastAsia"/>
          <w:sz w:val="21"/>
          <w:szCs w:val="21"/>
        </w:rPr>
        <w:t>ruleid</w:t>
      </w:r>
      <w:r w:rsidRPr="00D22424">
        <w:rPr>
          <w:rFonts w:asciiTheme="minorEastAsia" w:eastAsiaTheme="minorEastAsia" w:hAnsiTheme="minorEastAsia" w:cs="宋体" w:hint="eastAsia"/>
          <w:sz w:val="21"/>
          <w:szCs w:val="21"/>
        </w:rPr>
        <w:t>为</w:t>
      </w:r>
      <w:r w:rsidRPr="00D22424">
        <w:rPr>
          <w:rFonts w:asciiTheme="minorEastAsia" w:eastAsiaTheme="minorEastAsia" w:hAnsiTheme="minorEastAsia" w:hint="eastAsia"/>
          <w:sz w:val="21"/>
          <w:szCs w:val="21"/>
        </w:rPr>
        <w:t>1297349818</w:t>
      </w:r>
      <w:r w:rsidRPr="00D22424">
        <w:rPr>
          <w:rFonts w:asciiTheme="minorEastAsia" w:eastAsiaTheme="minorEastAsia" w:hAnsiTheme="minorEastAsia" w:cs="宋体" w:hint="eastAsia"/>
          <w:sz w:val="21"/>
          <w:szCs w:val="21"/>
        </w:rPr>
        <w:t>的防火墙规则，将其操作改为</w:t>
      </w:r>
      <w:r w:rsidRPr="00D22424">
        <w:rPr>
          <w:rFonts w:asciiTheme="minorEastAsia" w:eastAsiaTheme="minorEastAsia" w:hAnsiTheme="minorEastAsia" w:hint="eastAsia"/>
          <w:sz w:val="21"/>
          <w:szCs w:val="21"/>
        </w:rPr>
        <w:t>DENY</w:t>
      </w:r>
      <w:r w:rsidRPr="00D22424">
        <w:rPr>
          <w:rFonts w:asciiTheme="minorEastAsia" w:eastAsiaTheme="minorEastAsia" w:hAnsiTheme="minorEastAsia" w:cs="宋体" w:hint="eastAsia"/>
          <w:sz w:val="21"/>
          <w:szCs w:val="21"/>
        </w:rPr>
        <w:t>，单击保存。系统生成</w:t>
      </w:r>
      <w:r w:rsidRPr="00D22424">
        <w:rPr>
          <w:rFonts w:asciiTheme="minorEastAsia" w:eastAsiaTheme="minorEastAsia" w:hAnsiTheme="minorEastAsia" w:hint="eastAsia"/>
          <w:sz w:val="21"/>
          <w:szCs w:val="21"/>
        </w:rPr>
        <w:t>ruleid</w:t>
      </w:r>
      <w:r w:rsidRPr="00D22424">
        <w:rPr>
          <w:rFonts w:asciiTheme="minorEastAsia" w:eastAsiaTheme="minorEastAsia" w:hAnsiTheme="minorEastAsia" w:cs="宋体" w:hint="eastAsia"/>
          <w:sz w:val="21"/>
          <w:szCs w:val="21"/>
        </w:rPr>
        <w:t>为</w:t>
      </w:r>
      <w:r w:rsidRPr="00D22424">
        <w:rPr>
          <w:rFonts w:asciiTheme="minorEastAsia" w:eastAsiaTheme="minorEastAsia" w:hAnsiTheme="minorEastAsia" w:hint="eastAsia"/>
          <w:sz w:val="21"/>
          <w:szCs w:val="21"/>
        </w:rPr>
        <w:t>1612153955</w:t>
      </w:r>
      <w:r w:rsidRPr="00D22424">
        <w:rPr>
          <w:rFonts w:asciiTheme="minorEastAsia" w:eastAsiaTheme="minorEastAsia" w:hAnsiTheme="minorEastAsia" w:cs="宋体" w:hint="eastAsia"/>
          <w:sz w:val="21"/>
          <w:szCs w:val="21"/>
        </w:rPr>
        <w:t>的防火墙规则。删除</w:t>
      </w:r>
      <w:r w:rsidRPr="00D22424">
        <w:rPr>
          <w:rFonts w:asciiTheme="minorEastAsia" w:eastAsiaTheme="minorEastAsia" w:hAnsiTheme="minorEastAsia" w:hint="eastAsia"/>
          <w:sz w:val="21"/>
          <w:szCs w:val="21"/>
        </w:rPr>
        <w:t>ruleid</w:t>
      </w:r>
      <w:r w:rsidRPr="00D22424">
        <w:rPr>
          <w:rFonts w:asciiTheme="minorEastAsia" w:eastAsiaTheme="minorEastAsia" w:hAnsiTheme="minorEastAsia" w:cs="宋体" w:hint="eastAsia"/>
          <w:sz w:val="21"/>
          <w:szCs w:val="21"/>
        </w:rPr>
        <w:t>为</w:t>
      </w:r>
      <w:r w:rsidRPr="00D22424">
        <w:rPr>
          <w:rFonts w:asciiTheme="minorEastAsia" w:eastAsiaTheme="minorEastAsia" w:hAnsiTheme="minorEastAsia" w:hint="eastAsia"/>
          <w:sz w:val="21"/>
          <w:szCs w:val="21"/>
        </w:rPr>
        <w:t>1297349818</w:t>
      </w:r>
      <w:r w:rsidRPr="00D22424">
        <w:rPr>
          <w:rFonts w:asciiTheme="minorEastAsia" w:eastAsiaTheme="minorEastAsia" w:hAnsiTheme="minorEastAsia" w:cs="宋体" w:hint="eastAsia"/>
          <w:sz w:val="21"/>
          <w:szCs w:val="21"/>
        </w:rPr>
        <w:t>的防火墙规则即可。</w:t>
      </w:r>
    </w:p>
    <w:p w:rsidR="003A7D74" w:rsidRDefault="000E641C" w:rsidP="003A7D74">
      <w:pPr>
        <w:keepNext/>
        <w:jc w:val="both"/>
      </w:pPr>
      <w:r w:rsidRPr="007139D1">
        <w:rPr>
          <w:rFonts w:ascii="华文黑体" w:eastAsia="华文黑体" w:hint="eastAsia"/>
          <w:noProof/>
          <w:sz w:val="24"/>
          <w:szCs w:val="24"/>
        </w:rPr>
        <w:drawing>
          <wp:inline distT="0" distB="0" distL="0" distR="0">
            <wp:extent cx="6113780" cy="2164715"/>
            <wp:effectExtent l="19050" t="0" r="1270" b="0"/>
            <wp:docPr id="11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2" cstate="print"/>
                    <a:srcRect/>
                    <a:stretch>
                      <a:fillRect/>
                    </a:stretch>
                  </pic:blipFill>
                  <pic:spPr bwMode="auto">
                    <a:xfrm>
                      <a:off x="0" y="0"/>
                      <a:ext cx="6113780" cy="2164715"/>
                    </a:xfrm>
                    <a:prstGeom prst="rect">
                      <a:avLst/>
                    </a:prstGeom>
                    <a:noFill/>
                    <a:ln w="9525">
                      <a:noFill/>
                      <a:miter lim="800000"/>
                      <a:headEnd/>
                      <a:tailEnd/>
                    </a:ln>
                  </pic:spPr>
                </pic:pic>
              </a:graphicData>
            </a:graphic>
          </wp:inline>
        </w:drawing>
      </w:r>
    </w:p>
    <w:p w:rsidR="000E641C" w:rsidRPr="007139D1" w:rsidRDefault="003A7D74" w:rsidP="003A7D74">
      <w:pPr>
        <w:pStyle w:val="a3"/>
        <w:rPr>
          <w:rFonts w:ascii="华文黑体" w:eastAsia="华文黑体"/>
        </w:rPr>
      </w:pPr>
      <w:bookmarkStart w:id="508" w:name="_Toc395800715"/>
      <w:r>
        <w:rPr>
          <w:rFonts w:ascii="宋体" w:eastAsia="宋体" w:hAnsi="宋体" w:cs="宋体" w:hint="eastAsia"/>
        </w:rPr>
        <w:t>图</w:t>
      </w:r>
      <w:r>
        <w:rPr>
          <w:rFonts w:cs="Times New Roman"/>
        </w:rPr>
        <w:t>6-</w:t>
      </w:r>
      <w:r>
        <w:rPr>
          <w:rFonts w:hint="eastAsia"/>
        </w:rPr>
        <w:t xml:space="preserve"> </w:t>
      </w:r>
      <w:r w:rsidR="00475907">
        <w:fldChar w:fldCharType="begin"/>
      </w:r>
      <w:r>
        <w:instrText xml:space="preserve"> </w:instrText>
      </w:r>
      <w:r>
        <w:rPr>
          <w:rFonts w:hint="eastAsia"/>
        </w:rPr>
        <w:instrText xml:space="preserve">SEQ </w:instrText>
      </w:r>
      <w:r>
        <w:rPr>
          <w:rFonts w:ascii="宋体" w:eastAsia="宋体" w:hAnsi="宋体" w:cs="宋体" w:hint="eastAsia"/>
        </w:rPr>
        <w:instrText>图</w:instrText>
      </w:r>
      <w:r>
        <w:rPr>
          <w:rFonts w:cs="Times New Roman"/>
        </w:rPr>
        <w:instrText>6- \* ARABIC</w:instrText>
      </w:r>
      <w:r>
        <w:instrText xml:space="preserve"> </w:instrText>
      </w:r>
      <w:r w:rsidR="00475907">
        <w:fldChar w:fldCharType="separate"/>
      </w:r>
      <w:r w:rsidR="00865E98">
        <w:rPr>
          <w:noProof/>
        </w:rPr>
        <w:t>8</w:t>
      </w:r>
      <w:r w:rsidR="00475907">
        <w:fldChar w:fldCharType="end"/>
      </w:r>
      <w:r w:rsidRPr="003A7D74">
        <w:rPr>
          <w:rFonts w:ascii="宋体" w:eastAsia="宋体" w:hAnsi="宋体" w:cs="宋体" w:hint="eastAsia"/>
        </w:rPr>
        <w:t>修改防火墙规则</w:t>
      </w:r>
      <w:bookmarkEnd w:id="508"/>
    </w:p>
    <w:p w:rsidR="000E641C" w:rsidRPr="007139D1" w:rsidRDefault="000E641C" w:rsidP="00CB1451">
      <w:pPr>
        <w:pStyle w:val="a6"/>
        <w:numPr>
          <w:ilvl w:val="0"/>
          <w:numId w:val="24"/>
        </w:numPr>
        <w:outlineLvl w:val="2"/>
        <w:rPr>
          <w:rFonts w:ascii="华文黑体" w:eastAsia="华文黑体"/>
          <w:sz w:val="24"/>
          <w:szCs w:val="24"/>
        </w:rPr>
      </w:pPr>
      <w:bookmarkStart w:id="509" w:name="_Toc395540041"/>
      <w:bookmarkStart w:id="510" w:name="_Toc395797777"/>
      <w:r w:rsidRPr="007139D1">
        <w:rPr>
          <w:rFonts w:ascii="华文黑体" w:eastAsia="华文黑体" w:hAnsi="宋体" w:cs="宋体" w:hint="eastAsia"/>
          <w:sz w:val="24"/>
          <w:szCs w:val="24"/>
        </w:rPr>
        <w:t>防火墙打开和关闭</w:t>
      </w:r>
      <w:bookmarkEnd w:id="509"/>
      <w:bookmarkEnd w:id="510"/>
    </w:p>
    <w:p w:rsidR="000E641C" w:rsidRPr="00D22424" w:rsidRDefault="000E641C" w:rsidP="00D22424">
      <w:pPr>
        <w:spacing w:line="360" w:lineRule="auto"/>
        <w:ind w:firstLineChars="200" w:firstLine="420"/>
        <w:jc w:val="both"/>
        <w:rPr>
          <w:rFonts w:asciiTheme="minorEastAsia" w:eastAsiaTheme="minorEastAsia" w:hAnsiTheme="minorEastAsia" w:cs="宋体"/>
          <w:sz w:val="21"/>
          <w:szCs w:val="21"/>
        </w:rPr>
      </w:pPr>
      <w:r w:rsidRPr="00D22424">
        <w:rPr>
          <w:rFonts w:asciiTheme="minorEastAsia" w:eastAsiaTheme="minorEastAsia" w:hAnsiTheme="minorEastAsia" w:cs="宋体" w:hint="eastAsia"/>
          <w:sz w:val="21"/>
          <w:szCs w:val="21"/>
        </w:rPr>
        <w:t>在防火墙已打开的情况下，由于防火墙规则禁止</w:t>
      </w:r>
      <w:r w:rsidRPr="00D22424">
        <w:rPr>
          <w:rFonts w:asciiTheme="minorEastAsia" w:eastAsiaTheme="minorEastAsia" w:hAnsiTheme="minorEastAsia" w:hint="eastAsia"/>
          <w:sz w:val="21"/>
          <w:szCs w:val="21"/>
        </w:rPr>
        <w:t>h1</w:t>
      </w:r>
      <w:r w:rsidRPr="00D22424">
        <w:rPr>
          <w:rFonts w:asciiTheme="minorEastAsia" w:eastAsiaTheme="minorEastAsia" w:hAnsiTheme="minorEastAsia" w:cs="宋体" w:hint="eastAsia"/>
          <w:sz w:val="21"/>
          <w:szCs w:val="21"/>
        </w:rPr>
        <w:t>和</w:t>
      </w:r>
      <w:r w:rsidRPr="00D22424">
        <w:rPr>
          <w:rFonts w:asciiTheme="minorEastAsia" w:eastAsiaTheme="minorEastAsia" w:hAnsiTheme="minorEastAsia" w:hint="eastAsia"/>
          <w:sz w:val="21"/>
          <w:szCs w:val="21"/>
        </w:rPr>
        <w:t>h4</w:t>
      </w:r>
      <w:r w:rsidRPr="00D22424">
        <w:rPr>
          <w:rFonts w:asciiTheme="minorEastAsia" w:eastAsiaTheme="minorEastAsia" w:hAnsiTheme="minorEastAsia" w:cs="宋体" w:hint="eastAsia"/>
          <w:sz w:val="21"/>
          <w:szCs w:val="21"/>
        </w:rPr>
        <w:t>通信，因此</w:t>
      </w:r>
      <w:r w:rsidRPr="00D22424">
        <w:rPr>
          <w:rFonts w:asciiTheme="minorEastAsia" w:eastAsiaTheme="minorEastAsia" w:hAnsiTheme="minorEastAsia" w:hint="eastAsia"/>
          <w:sz w:val="21"/>
          <w:szCs w:val="21"/>
        </w:rPr>
        <w:t>h1</w:t>
      </w:r>
      <w:r w:rsidRPr="00D22424">
        <w:rPr>
          <w:rFonts w:asciiTheme="minorEastAsia" w:eastAsiaTheme="minorEastAsia" w:hAnsiTheme="minorEastAsia" w:cs="宋体" w:hint="eastAsia"/>
          <w:sz w:val="21"/>
          <w:szCs w:val="21"/>
        </w:rPr>
        <w:t>和</w:t>
      </w:r>
      <w:r w:rsidRPr="00D22424">
        <w:rPr>
          <w:rFonts w:asciiTheme="minorEastAsia" w:eastAsiaTheme="minorEastAsia" w:hAnsiTheme="minorEastAsia" w:hint="eastAsia"/>
          <w:sz w:val="21"/>
          <w:szCs w:val="21"/>
        </w:rPr>
        <w:t>h4</w:t>
      </w:r>
      <w:r w:rsidRPr="00D22424">
        <w:rPr>
          <w:rFonts w:asciiTheme="minorEastAsia" w:eastAsiaTheme="minorEastAsia" w:hAnsiTheme="minorEastAsia" w:cs="宋体" w:hint="eastAsia"/>
          <w:sz w:val="21"/>
          <w:szCs w:val="21"/>
        </w:rPr>
        <w:t>无法通信。注：为确保防火墙起作用，要删除交换机中的所有流表。</w:t>
      </w:r>
    </w:p>
    <w:p w:rsidR="003A7D74" w:rsidRDefault="00CC70FE" w:rsidP="003A7D74">
      <w:pPr>
        <w:keepNext/>
        <w:spacing w:line="360" w:lineRule="auto"/>
        <w:jc w:val="both"/>
      </w:pPr>
      <w:r>
        <w:rPr>
          <w:rFonts w:ascii="华文黑体" w:eastAsia="华文黑体"/>
          <w:noProof/>
          <w:sz w:val="24"/>
          <w:szCs w:val="24"/>
        </w:rPr>
        <w:drawing>
          <wp:inline distT="0" distB="0" distL="0" distR="0">
            <wp:extent cx="6112510" cy="933450"/>
            <wp:effectExtent l="19050" t="0" r="2540" b="0"/>
            <wp:docPr id="11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3" cstate="print"/>
                    <a:srcRect/>
                    <a:stretch>
                      <a:fillRect/>
                    </a:stretch>
                  </pic:blipFill>
                  <pic:spPr bwMode="auto">
                    <a:xfrm>
                      <a:off x="0" y="0"/>
                      <a:ext cx="6112510" cy="933450"/>
                    </a:xfrm>
                    <a:prstGeom prst="rect">
                      <a:avLst/>
                    </a:prstGeom>
                    <a:noFill/>
                    <a:ln w="9525">
                      <a:noFill/>
                      <a:miter lim="800000"/>
                      <a:headEnd/>
                      <a:tailEnd/>
                    </a:ln>
                  </pic:spPr>
                </pic:pic>
              </a:graphicData>
            </a:graphic>
          </wp:inline>
        </w:drawing>
      </w:r>
    </w:p>
    <w:p w:rsidR="00CC70FE" w:rsidRDefault="003A7D74" w:rsidP="003A7D74">
      <w:pPr>
        <w:pStyle w:val="a3"/>
        <w:rPr>
          <w:rFonts w:ascii="华文黑体" w:eastAsia="华文黑体" w:hAnsiTheme="minorEastAsia" w:cs="宋体"/>
        </w:rPr>
      </w:pPr>
      <w:bookmarkStart w:id="511" w:name="_Toc395800716"/>
      <w:r>
        <w:rPr>
          <w:rFonts w:hint="eastAsia"/>
        </w:rPr>
        <w:t xml:space="preserve">图6- </w:t>
      </w:r>
      <w:fldSimple w:instr=" SEQ 图6- \* ARABIC ">
        <w:r w:rsidR="00865E98">
          <w:rPr>
            <w:noProof/>
          </w:rPr>
          <w:t>9</w:t>
        </w:r>
      </w:fldSimple>
      <w:r w:rsidRPr="003A7D74">
        <w:rPr>
          <w:rFonts w:eastAsiaTheme="minorEastAsia" w:cs="Times New Roman" w:hint="eastAsia"/>
          <w:i w:val="0"/>
          <w:iCs w:val="0"/>
          <w:sz w:val="20"/>
          <w:szCs w:val="20"/>
        </w:rPr>
        <w:t xml:space="preserve"> </w:t>
      </w:r>
      <w:r w:rsidRPr="003A7D74">
        <w:rPr>
          <w:rFonts w:hint="eastAsia"/>
        </w:rPr>
        <w:t>h1</w:t>
      </w:r>
      <w:r w:rsidRPr="003A7D74">
        <w:rPr>
          <w:rFonts w:ascii="宋体" w:eastAsia="宋体" w:hAnsi="宋体" w:cs="宋体" w:hint="eastAsia"/>
        </w:rPr>
        <w:t>和</w:t>
      </w:r>
      <w:r w:rsidRPr="003A7D74">
        <w:rPr>
          <w:rFonts w:cs="Times New Roman"/>
        </w:rPr>
        <w:t>h4</w:t>
      </w:r>
      <w:r w:rsidRPr="003A7D74">
        <w:rPr>
          <w:rFonts w:ascii="宋体" w:eastAsia="宋体" w:hAnsi="宋体" w:cs="宋体" w:hint="eastAsia"/>
        </w:rPr>
        <w:t>无法通信</w:t>
      </w:r>
      <w:bookmarkEnd w:id="511"/>
    </w:p>
    <w:p w:rsidR="00CC70FE" w:rsidRPr="00D22424" w:rsidRDefault="001A2EC1" w:rsidP="00D22424">
      <w:pPr>
        <w:spacing w:line="360" w:lineRule="auto"/>
        <w:ind w:firstLineChars="200" w:firstLine="420"/>
        <w:jc w:val="both"/>
        <w:rPr>
          <w:rFonts w:asciiTheme="minorEastAsia" w:eastAsiaTheme="minorEastAsia" w:hAnsiTheme="minorEastAsia" w:cs="宋体"/>
          <w:sz w:val="21"/>
          <w:szCs w:val="21"/>
        </w:rPr>
      </w:pPr>
      <w:r w:rsidRPr="00D22424">
        <w:rPr>
          <w:rFonts w:asciiTheme="minorEastAsia" w:eastAsiaTheme="minorEastAsia" w:hAnsiTheme="minorEastAsia" w:cs="宋体" w:hint="eastAsia"/>
          <w:sz w:val="21"/>
          <w:szCs w:val="21"/>
        </w:rPr>
        <w:t>关闭防火墙，测试h1和h4可以通信</w:t>
      </w:r>
      <w:r w:rsidR="00CC70FE" w:rsidRPr="00D22424">
        <w:rPr>
          <w:rFonts w:asciiTheme="minorEastAsia" w:eastAsiaTheme="minorEastAsia" w:hAnsiTheme="minorEastAsia" w:cs="宋体" w:hint="eastAsia"/>
          <w:sz w:val="21"/>
          <w:szCs w:val="21"/>
        </w:rPr>
        <w:t>。</w:t>
      </w:r>
    </w:p>
    <w:p w:rsidR="003A7D74" w:rsidRDefault="00CC70FE" w:rsidP="003A7D74">
      <w:pPr>
        <w:keepNext/>
        <w:spacing w:line="360" w:lineRule="auto"/>
        <w:jc w:val="both"/>
      </w:pPr>
      <w:r w:rsidRPr="007139D1">
        <w:rPr>
          <w:rFonts w:ascii="华文黑体" w:eastAsia="华文黑体" w:hint="eastAsia"/>
          <w:noProof/>
          <w:sz w:val="24"/>
          <w:szCs w:val="24"/>
        </w:rPr>
        <w:drawing>
          <wp:inline distT="0" distB="0" distL="0" distR="0">
            <wp:extent cx="5274310" cy="804891"/>
            <wp:effectExtent l="19050" t="0" r="254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3" cstate="print"/>
                    <a:srcRect/>
                    <a:stretch>
                      <a:fillRect/>
                    </a:stretch>
                  </pic:blipFill>
                  <pic:spPr bwMode="auto">
                    <a:xfrm>
                      <a:off x="0" y="0"/>
                      <a:ext cx="5274310" cy="804891"/>
                    </a:xfrm>
                    <a:prstGeom prst="rect">
                      <a:avLst/>
                    </a:prstGeom>
                    <a:noFill/>
                    <a:ln w="9525">
                      <a:noFill/>
                      <a:miter lim="800000"/>
                      <a:headEnd/>
                      <a:tailEnd/>
                    </a:ln>
                  </pic:spPr>
                </pic:pic>
              </a:graphicData>
            </a:graphic>
          </wp:inline>
        </w:drawing>
      </w:r>
    </w:p>
    <w:p w:rsidR="000E641C" w:rsidRPr="007139D1" w:rsidRDefault="003A7D74" w:rsidP="003A7D74">
      <w:pPr>
        <w:pStyle w:val="a3"/>
        <w:rPr>
          <w:rFonts w:ascii="华文黑体" w:eastAsia="华文黑体" w:hAnsiTheme="minorEastAsia" w:cs="宋体"/>
        </w:rPr>
      </w:pPr>
      <w:bookmarkStart w:id="512" w:name="_Toc395800717"/>
      <w:r>
        <w:rPr>
          <w:rFonts w:hint="eastAsia"/>
        </w:rPr>
        <w:t xml:space="preserve">图6- </w:t>
      </w:r>
      <w:fldSimple w:instr=" SEQ 图6- \* ARABIC ">
        <w:r w:rsidR="00865E98">
          <w:rPr>
            <w:noProof/>
          </w:rPr>
          <w:t>10</w:t>
        </w:r>
      </w:fldSimple>
      <w:r w:rsidRPr="003A7D74">
        <w:rPr>
          <w:rFonts w:eastAsia="宋体" w:cs="Times New Roman" w:hint="eastAsia"/>
          <w:i w:val="0"/>
          <w:iCs w:val="0"/>
          <w:sz w:val="20"/>
          <w:szCs w:val="20"/>
        </w:rPr>
        <w:t xml:space="preserve"> </w:t>
      </w:r>
      <w:r w:rsidRPr="003A7D74">
        <w:rPr>
          <w:rFonts w:hint="eastAsia"/>
        </w:rPr>
        <w:t>h1</w:t>
      </w:r>
      <w:r w:rsidRPr="003A7D74">
        <w:rPr>
          <w:rFonts w:ascii="宋体" w:eastAsia="宋体" w:hAnsi="宋体" w:cs="宋体" w:hint="eastAsia"/>
        </w:rPr>
        <w:t>和</w:t>
      </w:r>
      <w:r w:rsidRPr="003A7D74">
        <w:rPr>
          <w:rFonts w:hint="eastAsia"/>
        </w:rPr>
        <w:t>h4</w:t>
      </w:r>
      <w:r w:rsidRPr="003A7D74">
        <w:rPr>
          <w:rFonts w:ascii="宋体" w:eastAsia="宋体" w:hAnsi="宋体" w:cs="宋体" w:hint="eastAsia"/>
        </w:rPr>
        <w:t>可以通信</w:t>
      </w:r>
      <w:bookmarkEnd w:id="512"/>
    </w:p>
    <w:p w:rsidR="000E641C" w:rsidRPr="00D22424" w:rsidRDefault="000E641C" w:rsidP="00D22424">
      <w:pPr>
        <w:spacing w:line="360" w:lineRule="auto"/>
        <w:ind w:firstLineChars="200" w:firstLine="420"/>
        <w:jc w:val="both"/>
        <w:rPr>
          <w:rFonts w:asciiTheme="minorEastAsia" w:eastAsiaTheme="minorEastAsia" w:hAnsiTheme="minorEastAsia" w:cs="宋体"/>
          <w:sz w:val="21"/>
          <w:szCs w:val="21"/>
        </w:rPr>
      </w:pPr>
    </w:p>
    <w:p w:rsidR="000E641C" w:rsidRPr="007139D1" w:rsidRDefault="000E641C" w:rsidP="00CB1451">
      <w:pPr>
        <w:pStyle w:val="a6"/>
        <w:numPr>
          <w:ilvl w:val="0"/>
          <w:numId w:val="25"/>
        </w:numPr>
        <w:outlineLvl w:val="1"/>
        <w:rPr>
          <w:rFonts w:ascii="华文黑体" w:eastAsia="华文黑体"/>
          <w:sz w:val="24"/>
          <w:szCs w:val="24"/>
        </w:rPr>
      </w:pPr>
      <w:bookmarkStart w:id="513" w:name="_Toc395540042"/>
      <w:bookmarkStart w:id="514" w:name="_Toc395797778"/>
      <w:r w:rsidRPr="007139D1">
        <w:rPr>
          <w:rFonts w:ascii="华文黑体" w:eastAsia="华文黑体" w:hAnsi="宋体" w:cs="宋体" w:hint="eastAsia"/>
          <w:sz w:val="24"/>
          <w:szCs w:val="24"/>
        </w:rPr>
        <w:t>流表管理</w:t>
      </w:r>
      <w:bookmarkEnd w:id="513"/>
      <w:bookmarkEnd w:id="514"/>
    </w:p>
    <w:p w:rsidR="000E641C" w:rsidRPr="007139D1" w:rsidRDefault="000E641C" w:rsidP="00CB1451">
      <w:pPr>
        <w:pStyle w:val="a6"/>
        <w:numPr>
          <w:ilvl w:val="0"/>
          <w:numId w:val="26"/>
        </w:numPr>
        <w:outlineLvl w:val="2"/>
        <w:rPr>
          <w:rFonts w:ascii="华文黑体" w:eastAsia="华文黑体"/>
          <w:sz w:val="24"/>
          <w:szCs w:val="24"/>
        </w:rPr>
      </w:pPr>
      <w:bookmarkStart w:id="515" w:name="_Toc395540043"/>
      <w:bookmarkStart w:id="516" w:name="_Toc395797779"/>
      <w:r w:rsidRPr="007139D1">
        <w:rPr>
          <w:rFonts w:ascii="华文黑体" w:eastAsia="华文黑体" w:hAnsi="宋体" w:cs="宋体" w:hint="eastAsia"/>
          <w:sz w:val="24"/>
          <w:szCs w:val="24"/>
        </w:rPr>
        <w:t>显示流表</w:t>
      </w:r>
      <w:bookmarkEnd w:id="515"/>
      <w:bookmarkEnd w:id="516"/>
    </w:p>
    <w:p w:rsidR="000E641C" w:rsidRPr="00D22424" w:rsidRDefault="000E641C" w:rsidP="00D22424">
      <w:pPr>
        <w:spacing w:line="360" w:lineRule="auto"/>
        <w:ind w:firstLineChars="200" w:firstLine="420"/>
        <w:jc w:val="both"/>
        <w:rPr>
          <w:rFonts w:asciiTheme="minorEastAsia" w:eastAsiaTheme="minorEastAsia" w:hAnsiTheme="minorEastAsia" w:cs="宋体"/>
          <w:sz w:val="21"/>
          <w:szCs w:val="21"/>
        </w:rPr>
      </w:pPr>
      <w:r w:rsidRPr="00D22424">
        <w:rPr>
          <w:rFonts w:asciiTheme="minorEastAsia" w:eastAsiaTheme="minorEastAsia" w:hAnsiTheme="minorEastAsia" w:cs="宋体" w:hint="eastAsia"/>
          <w:sz w:val="21"/>
          <w:szCs w:val="21"/>
        </w:rPr>
        <w:t>系统初始化的流表。下图显示的是交换机</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03</w:t>
      </w:r>
      <w:r w:rsidRPr="00D22424">
        <w:rPr>
          <w:rFonts w:asciiTheme="minorEastAsia" w:eastAsiaTheme="minorEastAsia" w:hAnsiTheme="minorEastAsia" w:cs="宋体" w:hint="eastAsia"/>
          <w:sz w:val="21"/>
          <w:szCs w:val="21"/>
        </w:rPr>
        <w:t>中的流表</w:t>
      </w:r>
      <w:r w:rsidRPr="00D22424">
        <w:rPr>
          <w:rFonts w:asciiTheme="minorEastAsia" w:eastAsiaTheme="minorEastAsia" w:hAnsiTheme="minorEastAsia" w:hint="eastAsia"/>
          <w:sz w:val="21"/>
          <w:szCs w:val="21"/>
        </w:rPr>
        <w:t>flow-mod-101</w:t>
      </w:r>
      <w:r w:rsidRPr="00D22424">
        <w:rPr>
          <w:rFonts w:asciiTheme="minorEastAsia" w:eastAsiaTheme="minorEastAsia" w:hAnsiTheme="minorEastAsia" w:cs="宋体" w:hint="eastAsia"/>
          <w:sz w:val="21"/>
          <w:szCs w:val="21"/>
        </w:rPr>
        <w:t>中的内容。</w:t>
      </w:r>
    </w:p>
    <w:p w:rsidR="003A7D74" w:rsidRDefault="000E641C" w:rsidP="003A7D74">
      <w:pPr>
        <w:keepNext/>
        <w:jc w:val="both"/>
      </w:pPr>
      <w:r w:rsidRPr="007139D1">
        <w:rPr>
          <w:rFonts w:ascii="华文黑体" w:eastAsia="华文黑体" w:hint="eastAsia"/>
          <w:noProof/>
          <w:sz w:val="24"/>
          <w:szCs w:val="24"/>
        </w:rPr>
        <w:lastRenderedPageBreak/>
        <w:drawing>
          <wp:inline distT="0" distB="0" distL="0" distR="0">
            <wp:extent cx="6113780" cy="2380615"/>
            <wp:effectExtent l="19050" t="0" r="1270" b="0"/>
            <wp:docPr id="11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4" cstate="print"/>
                    <a:srcRect/>
                    <a:stretch>
                      <a:fillRect/>
                    </a:stretch>
                  </pic:blipFill>
                  <pic:spPr bwMode="auto">
                    <a:xfrm>
                      <a:off x="0" y="0"/>
                      <a:ext cx="6113780" cy="2380615"/>
                    </a:xfrm>
                    <a:prstGeom prst="rect">
                      <a:avLst/>
                    </a:prstGeom>
                    <a:noFill/>
                    <a:ln w="9525">
                      <a:noFill/>
                      <a:miter lim="800000"/>
                      <a:headEnd/>
                      <a:tailEnd/>
                    </a:ln>
                  </pic:spPr>
                </pic:pic>
              </a:graphicData>
            </a:graphic>
          </wp:inline>
        </w:drawing>
      </w:r>
    </w:p>
    <w:p w:rsidR="000E641C" w:rsidRPr="007139D1" w:rsidRDefault="003A7D74" w:rsidP="003A7D74">
      <w:pPr>
        <w:pStyle w:val="a3"/>
        <w:rPr>
          <w:rFonts w:ascii="华文黑体" w:eastAsia="华文黑体"/>
        </w:rPr>
      </w:pPr>
      <w:bookmarkStart w:id="517" w:name="_Toc395800718"/>
      <w:r>
        <w:rPr>
          <w:rFonts w:hint="eastAsia"/>
        </w:rPr>
        <w:t xml:space="preserve">图6- </w:t>
      </w:r>
      <w:fldSimple w:instr=" SEQ 图6- \* ARABIC ">
        <w:r w:rsidR="00865E98">
          <w:rPr>
            <w:noProof/>
          </w:rPr>
          <w:t>11</w:t>
        </w:r>
      </w:fldSimple>
      <w:r w:rsidRPr="003A7D74">
        <w:rPr>
          <w:rFonts w:ascii="宋体" w:eastAsia="宋体" w:hAnsi="宋体" w:cs="宋体" w:hint="eastAsia"/>
        </w:rPr>
        <w:t>初始流表</w:t>
      </w:r>
      <w:bookmarkEnd w:id="517"/>
    </w:p>
    <w:p w:rsidR="000E641C" w:rsidRPr="00D22424" w:rsidRDefault="000E641C" w:rsidP="00D22424">
      <w:pPr>
        <w:spacing w:line="360" w:lineRule="auto"/>
        <w:ind w:firstLineChars="200" w:firstLine="420"/>
        <w:jc w:val="both"/>
        <w:rPr>
          <w:rFonts w:asciiTheme="minorEastAsia" w:eastAsiaTheme="minorEastAsia" w:hAnsiTheme="minorEastAsia"/>
          <w:sz w:val="21"/>
          <w:szCs w:val="21"/>
        </w:rPr>
      </w:pPr>
      <w:r w:rsidRPr="00D22424">
        <w:rPr>
          <w:rFonts w:asciiTheme="minorEastAsia" w:eastAsiaTheme="minorEastAsia" w:hAnsiTheme="minorEastAsia" w:cs="宋体" w:hint="eastAsia"/>
          <w:sz w:val="21"/>
          <w:szCs w:val="21"/>
        </w:rPr>
        <w:t>删除流</w:t>
      </w:r>
      <w:r w:rsidRPr="00D22424">
        <w:rPr>
          <w:rFonts w:asciiTheme="minorEastAsia" w:eastAsiaTheme="minorEastAsia" w:hAnsiTheme="minorEastAsia" w:hint="eastAsia"/>
          <w:sz w:val="21"/>
          <w:szCs w:val="21"/>
        </w:rPr>
        <w:t>flow-mod-101</w:t>
      </w:r>
      <w:r w:rsidRPr="00D22424">
        <w:rPr>
          <w:rFonts w:asciiTheme="minorEastAsia" w:eastAsiaTheme="minorEastAsia" w:hAnsiTheme="minorEastAsia" w:cs="宋体" w:hint="eastAsia"/>
          <w:sz w:val="21"/>
          <w:szCs w:val="21"/>
        </w:rPr>
        <w:t>后的流表，被删除的流</w:t>
      </w:r>
      <w:proofErr w:type="gramStart"/>
      <w:r w:rsidRPr="00D22424">
        <w:rPr>
          <w:rFonts w:asciiTheme="minorEastAsia" w:eastAsiaTheme="minorEastAsia" w:hAnsiTheme="minorEastAsia" w:cs="宋体" w:hint="eastAsia"/>
          <w:sz w:val="21"/>
          <w:szCs w:val="21"/>
        </w:rPr>
        <w:t>表不再</w:t>
      </w:r>
      <w:proofErr w:type="gramEnd"/>
      <w:r w:rsidRPr="00D22424">
        <w:rPr>
          <w:rFonts w:asciiTheme="minorEastAsia" w:eastAsiaTheme="minorEastAsia" w:hAnsiTheme="minorEastAsia" w:cs="宋体" w:hint="eastAsia"/>
          <w:sz w:val="21"/>
          <w:szCs w:val="21"/>
        </w:rPr>
        <w:t>显示。</w:t>
      </w:r>
    </w:p>
    <w:p w:rsidR="003A7D74" w:rsidRDefault="000E641C" w:rsidP="003A7D74">
      <w:pPr>
        <w:keepNext/>
      </w:pPr>
      <w:r w:rsidRPr="007139D1">
        <w:rPr>
          <w:rFonts w:ascii="华文黑体" w:eastAsia="华文黑体" w:hint="eastAsia"/>
          <w:noProof/>
          <w:sz w:val="24"/>
          <w:szCs w:val="24"/>
        </w:rPr>
        <w:drawing>
          <wp:inline distT="0" distB="0" distL="0" distR="0">
            <wp:extent cx="6115685" cy="2354580"/>
            <wp:effectExtent l="19050" t="0" r="0" b="0"/>
            <wp:docPr id="11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5" cstate="print"/>
                    <a:srcRect/>
                    <a:stretch>
                      <a:fillRect/>
                    </a:stretch>
                  </pic:blipFill>
                  <pic:spPr bwMode="auto">
                    <a:xfrm>
                      <a:off x="0" y="0"/>
                      <a:ext cx="6115685" cy="2354580"/>
                    </a:xfrm>
                    <a:prstGeom prst="rect">
                      <a:avLst/>
                    </a:prstGeom>
                    <a:noFill/>
                    <a:ln w="9525">
                      <a:noFill/>
                      <a:miter lim="800000"/>
                      <a:headEnd/>
                      <a:tailEnd/>
                    </a:ln>
                  </pic:spPr>
                </pic:pic>
              </a:graphicData>
            </a:graphic>
          </wp:inline>
        </w:drawing>
      </w:r>
    </w:p>
    <w:p w:rsidR="000E641C" w:rsidRPr="007139D1" w:rsidRDefault="003A7D74" w:rsidP="003A7D74">
      <w:pPr>
        <w:pStyle w:val="a3"/>
        <w:rPr>
          <w:rFonts w:ascii="华文黑体" w:eastAsia="华文黑体"/>
        </w:rPr>
      </w:pPr>
      <w:bookmarkStart w:id="518" w:name="_Toc395800719"/>
      <w:r>
        <w:rPr>
          <w:rFonts w:hint="eastAsia"/>
        </w:rPr>
        <w:t xml:space="preserve">图6- </w:t>
      </w:r>
      <w:fldSimple w:instr=" SEQ 图6- \* ARABIC ">
        <w:r w:rsidR="00865E98">
          <w:rPr>
            <w:noProof/>
          </w:rPr>
          <w:t>12</w:t>
        </w:r>
      </w:fldSimple>
      <w:r w:rsidRPr="003A7D74">
        <w:rPr>
          <w:rFonts w:ascii="宋体" w:eastAsia="宋体" w:hAnsi="宋体" w:cs="宋体" w:hint="eastAsia"/>
        </w:rPr>
        <w:t>删除流表</w:t>
      </w:r>
      <w:bookmarkEnd w:id="518"/>
    </w:p>
    <w:p w:rsidR="00751387" w:rsidRPr="007139D1" w:rsidRDefault="00751387" w:rsidP="00CB1451">
      <w:pPr>
        <w:pStyle w:val="a6"/>
        <w:numPr>
          <w:ilvl w:val="0"/>
          <w:numId w:val="27"/>
        </w:numPr>
        <w:outlineLvl w:val="2"/>
        <w:rPr>
          <w:rFonts w:ascii="华文黑体" w:eastAsia="华文黑体"/>
          <w:sz w:val="24"/>
          <w:szCs w:val="24"/>
        </w:rPr>
      </w:pPr>
      <w:bookmarkStart w:id="519" w:name="_Toc395540044"/>
      <w:bookmarkStart w:id="520" w:name="_Toc395797780"/>
      <w:r w:rsidRPr="007139D1">
        <w:rPr>
          <w:rFonts w:ascii="华文黑体" w:eastAsia="华文黑体" w:hAnsi="宋体" w:cs="宋体" w:hint="eastAsia"/>
          <w:sz w:val="24"/>
          <w:szCs w:val="24"/>
        </w:rPr>
        <w:t>添加流表</w:t>
      </w:r>
      <w:bookmarkEnd w:id="519"/>
      <w:bookmarkEnd w:id="520"/>
    </w:p>
    <w:p w:rsidR="00751387" w:rsidRPr="00D22424" w:rsidRDefault="00751387" w:rsidP="00D22424">
      <w:pPr>
        <w:spacing w:line="360" w:lineRule="auto"/>
        <w:ind w:firstLineChars="200" w:firstLine="420"/>
        <w:jc w:val="both"/>
        <w:rPr>
          <w:rFonts w:asciiTheme="minorEastAsia" w:eastAsiaTheme="minorEastAsia" w:hAnsiTheme="minorEastAsia"/>
          <w:sz w:val="21"/>
          <w:szCs w:val="21"/>
        </w:rPr>
      </w:pPr>
      <w:r w:rsidRPr="00D22424">
        <w:rPr>
          <w:rFonts w:asciiTheme="minorEastAsia" w:eastAsiaTheme="minorEastAsia" w:hAnsiTheme="minorEastAsia" w:cs="宋体" w:hint="eastAsia"/>
          <w:sz w:val="21"/>
          <w:szCs w:val="21"/>
        </w:rPr>
        <w:t>单击新建流，填写流表参数，选择动作并保存新动作，最后单击写入。系统提示</w:t>
      </w:r>
      <w:r w:rsidRPr="00D22424">
        <w:rPr>
          <w:rFonts w:asciiTheme="minorEastAsia" w:eastAsiaTheme="minorEastAsia" w:hAnsiTheme="minorEastAsia" w:hint="eastAsia"/>
          <w:sz w:val="21"/>
          <w:szCs w:val="21"/>
        </w:rPr>
        <w:t xml:space="preserve">flow-mod-1020 </w:t>
      </w:r>
      <w:r w:rsidRPr="00D22424">
        <w:rPr>
          <w:rFonts w:asciiTheme="minorEastAsia" w:eastAsiaTheme="minorEastAsia" w:hAnsiTheme="minorEastAsia" w:cs="宋体" w:hint="eastAsia"/>
          <w:sz w:val="21"/>
          <w:szCs w:val="21"/>
        </w:rPr>
        <w:t>成功写入交换机。</w:t>
      </w:r>
    </w:p>
    <w:p w:rsidR="003A7D74" w:rsidRDefault="00751387" w:rsidP="003A7D74">
      <w:pPr>
        <w:keepNext/>
      </w:pPr>
      <w:r w:rsidRPr="007139D1">
        <w:rPr>
          <w:rFonts w:ascii="华文黑体" w:eastAsia="华文黑体" w:hint="eastAsia"/>
          <w:noProof/>
          <w:sz w:val="24"/>
          <w:szCs w:val="24"/>
        </w:rPr>
        <w:lastRenderedPageBreak/>
        <w:drawing>
          <wp:inline distT="0" distB="0" distL="0" distR="0">
            <wp:extent cx="6124575" cy="2333625"/>
            <wp:effectExtent l="19050" t="0" r="9525" b="0"/>
            <wp:docPr id="11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6" cstate="print"/>
                    <a:srcRect/>
                    <a:stretch>
                      <a:fillRect/>
                    </a:stretch>
                  </pic:blipFill>
                  <pic:spPr bwMode="auto">
                    <a:xfrm>
                      <a:off x="0" y="0"/>
                      <a:ext cx="6124575" cy="2333625"/>
                    </a:xfrm>
                    <a:prstGeom prst="rect">
                      <a:avLst/>
                    </a:prstGeom>
                    <a:noFill/>
                    <a:ln w="9525">
                      <a:noFill/>
                      <a:miter lim="800000"/>
                      <a:headEnd/>
                      <a:tailEnd/>
                    </a:ln>
                  </pic:spPr>
                </pic:pic>
              </a:graphicData>
            </a:graphic>
          </wp:inline>
        </w:drawing>
      </w:r>
    </w:p>
    <w:p w:rsidR="00751387" w:rsidRPr="007139D1" w:rsidRDefault="003A7D74" w:rsidP="003A7D74">
      <w:pPr>
        <w:pStyle w:val="a3"/>
        <w:rPr>
          <w:rFonts w:ascii="华文黑体" w:eastAsia="华文黑体"/>
        </w:rPr>
      </w:pPr>
      <w:bookmarkStart w:id="521" w:name="_Toc395800720"/>
      <w:r>
        <w:rPr>
          <w:rFonts w:ascii="宋体" w:eastAsia="宋体" w:hAnsi="宋体" w:cs="宋体" w:hint="eastAsia"/>
        </w:rPr>
        <w:t>图</w:t>
      </w:r>
      <w:r>
        <w:rPr>
          <w:rFonts w:cs="Times New Roman"/>
        </w:rPr>
        <w:t>6-</w:t>
      </w:r>
      <w:r>
        <w:rPr>
          <w:rFonts w:hint="eastAsia"/>
        </w:rPr>
        <w:t xml:space="preserve"> </w:t>
      </w:r>
      <w:fldSimple w:instr=" SEQ 图6- \* ARABIC ">
        <w:r w:rsidR="00865E98">
          <w:rPr>
            <w:noProof/>
          </w:rPr>
          <w:t>13</w:t>
        </w:r>
      </w:fldSimple>
      <w:r w:rsidRPr="003A7D74">
        <w:rPr>
          <w:rFonts w:ascii="宋体" w:eastAsia="宋体" w:hAnsi="宋体" w:cs="宋体" w:hint="eastAsia"/>
        </w:rPr>
        <w:t>添加流表</w:t>
      </w:r>
      <w:bookmarkEnd w:id="521"/>
    </w:p>
    <w:p w:rsidR="00751387" w:rsidRPr="007139D1" w:rsidRDefault="00751387" w:rsidP="00CB1451">
      <w:pPr>
        <w:pStyle w:val="a6"/>
        <w:numPr>
          <w:ilvl w:val="0"/>
          <w:numId w:val="27"/>
        </w:numPr>
        <w:outlineLvl w:val="2"/>
        <w:rPr>
          <w:rFonts w:ascii="华文黑体" w:eastAsia="华文黑体"/>
          <w:sz w:val="24"/>
          <w:szCs w:val="24"/>
        </w:rPr>
      </w:pPr>
      <w:bookmarkStart w:id="522" w:name="_Toc395540045"/>
      <w:bookmarkStart w:id="523" w:name="_Toc395797781"/>
      <w:r w:rsidRPr="007139D1">
        <w:rPr>
          <w:rFonts w:ascii="华文黑体" w:eastAsia="华文黑体" w:hAnsi="宋体" w:cs="宋体" w:hint="eastAsia"/>
          <w:sz w:val="24"/>
          <w:szCs w:val="24"/>
        </w:rPr>
        <w:t>删除流表</w:t>
      </w:r>
      <w:bookmarkEnd w:id="522"/>
      <w:bookmarkEnd w:id="523"/>
    </w:p>
    <w:p w:rsidR="00751387" w:rsidRPr="00D22424" w:rsidRDefault="00751387" w:rsidP="00D22424">
      <w:pPr>
        <w:spacing w:line="360" w:lineRule="auto"/>
        <w:ind w:firstLineChars="200" w:firstLine="420"/>
        <w:jc w:val="both"/>
        <w:rPr>
          <w:rFonts w:asciiTheme="minorEastAsia" w:eastAsiaTheme="minorEastAsia" w:hAnsiTheme="minorEastAsia"/>
          <w:sz w:val="21"/>
          <w:szCs w:val="21"/>
        </w:rPr>
      </w:pPr>
      <w:r w:rsidRPr="00D22424">
        <w:rPr>
          <w:rFonts w:asciiTheme="minorEastAsia" w:eastAsiaTheme="minorEastAsia" w:hAnsiTheme="minorEastAsia" w:cs="宋体" w:hint="eastAsia"/>
          <w:sz w:val="21"/>
          <w:szCs w:val="21"/>
        </w:rPr>
        <w:t>选择交换机</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03</w:t>
      </w:r>
      <w:r w:rsidRPr="00D22424">
        <w:rPr>
          <w:rFonts w:asciiTheme="minorEastAsia" w:eastAsiaTheme="minorEastAsia" w:hAnsiTheme="minorEastAsia" w:cs="宋体" w:hint="eastAsia"/>
          <w:sz w:val="21"/>
          <w:szCs w:val="21"/>
        </w:rPr>
        <w:t>中的流表</w:t>
      </w:r>
      <w:r w:rsidRPr="00D22424">
        <w:rPr>
          <w:rFonts w:asciiTheme="minorEastAsia" w:eastAsiaTheme="minorEastAsia" w:hAnsiTheme="minorEastAsia" w:hint="eastAsia"/>
          <w:sz w:val="21"/>
          <w:szCs w:val="21"/>
        </w:rPr>
        <w:t>flow-mod-102</w:t>
      </w:r>
      <w:r w:rsidRPr="00D22424">
        <w:rPr>
          <w:rFonts w:asciiTheme="minorEastAsia" w:eastAsiaTheme="minorEastAsia" w:hAnsiTheme="minorEastAsia" w:cs="宋体" w:hint="eastAsia"/>
          <w:sz w:val="21"/>
          <w:szCs w:val="21"/>
        </w:rPr>
        <w:t>，单击删除流，删</w:t>
      </w:r>
      <w:r w:rsidR="001A2EC1" w:rsidRPr="00D22424">
        <w:rPr>
          <w:rFonts w:asciiTheme="minorEastAsia" w:eastAsiaTheme="minorEastAsia" w:hAnsiTheme="minorEastAsia" w:cs="宋体" w:hint="eastAsia"/>
          <w:sz w:val="21"/>
          <w:szCs w:val="21"/>
        </w:rPr>
        <w:t>除该流表。</w:t>
      </w:r>
    </w:p>
    <w:p w:rsidR="003A7D74" w:rsidRDefault="00C45280" w:rsidP="003A7D74">
      <w:pPr>
        <w:keepNext/>
      </w:pPr>
      <w:r w:rsidRPr="007139D1">
        <w:rPr>
          <w:rFonts w:ascii="华文黑体" w:eastAsia="华文黑体" w:hAnsiTheme="minorEastAsia" w:cs="宋体" w:hint="eastAsia"/>
          <w:noProof/>
          <w:sz w:val="24"/>
          <w:szCs w:val="24"/>
        </w:rPr>
        <w:drawing>
          <wp:inline distT="0" distB="0" distL="0" distR="0">
            <wp:extent cx="5274310" cy="2042462"/>
            <wp:effectExtent l="19050" t="0" r="2540" b="0"/>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7" cstate="print"/>
                    <a:srcRect/>
                    <a:stretch>
                      <a:fillRect/>
                    </a:stretch>
                  </pic:blipFill>
                  <pic:spPr bwMode="auto">
                    <a:xfrm>
                      <a:off x="0" y="0"/>
                      <a:ext cx="5274310" cy="2042462"/>
                    </a:xfrm>
                    <a:prstGeom prst="rect">
                      <a:avLst/>
                    </a:prstGeom>
                    <a:noFill/>
                    <a:ln w="9525">
                      <a:noFill/>
                      <a:miter lim="800000"/>
                      <a:headEnd/>
                      <a:tailEnd/>
                    </a:ln>
                  </pic:spPr>
                </pic:pic>
              </a:graphicData>
            </a:graphic>
          </wp:inline>
        </w:drawing>
      </w:r>
    </w:p>
    <w:p w:rsidR="00751387" w:rsidRPr="007139D1" w:rsidRDefault="003A7D74" w:rsidP="003A7D74">
      <w:pPr>
        <w:pStyle w:val="a3"/>
        <w:rPr>
          <w:rFonts w:ascii="华文黑体" w:eastAsia="华文黑体"/>
        </w:rPr>
      </w:pPr>
      <w:bookmarkStart w:id="524" w:name="_Toc395800721"/>
      <w:r>
        <w:rPr>
          <w:rFonts w:hint="eastAsia"/>
        </w:rPr>
        <w:t xml:space="preserve">图6- </w:t>
      </w:r>
      <w:fldSimple w:instr=" SEQ 图6- \* ARABIC ">
        <w:r w:rsidR="00865E98">
          <w:rPr>
            <w:noProof/>
          </w:rPr>
          <w:t>14</w:t>
        </w:r>
      </w:fldSimple>
      <w:r w:rsidRPr="003A7D74">
        <w:rPr>
          <w:rFonts w:ascii="宋体" w:eastAsia="宋体" w:hAnsi="宋体" w:cs="宋体" w:hint="eastAsia"/>
        </w:rPr>
        <w:t>删除流表</w:t>
      </w:r>
      <w:bookmarkEnd w:id="524"/>
    </w:p>
    <w:p w:rsidR="00751387" w:rsidRPr="00D22424" w:rsidRDefault="00751387" w:rsidP="00D22424">
      <w:pPr>
        <w:spacing w:line="360" w:lineRule="auto"/>
        <w:ind w:firstLineChars="200" w:firstLine="420"/>
        <w:jc w:val="both"/>
        <w:rPr>
          <w:rFonts w:asciiTheme="minorEastAsia" w:eastAsiaTheme="minorEastAsia" w:hAnsiTheme="minorEastAsia"/>
          <w:sz w:val="21"/>
          <w:szCs w:val="21"/>
        </w:rPr>
      </w:pPr>
      <w:r w:rsidRPr="00D22424">
        <w:rPr>
          <w:rFonts w:asciiTheme="minorEastAsia" w:eastAsiaTheme="minorEastAsia" w:hAnsiTheme="minorEastAsia" w:cs="宋体" w:hint="eastAsia"/>
          <w:sz w:val="21"/>
          <w:szCs w:val="21"/>
        </w:rPr>
        <w:t>选择交换机</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03</w:t>
      </w:r>
      <w:r w:rsidRPr="00D22424">
        <w:rPr>
          <w:rFonts w:asciiTheme="minorEastAsia" w:eastAsiaTheme="minorEastAsia" w:hAnsiTheme="minorEastAsia" w:cs="宋体" w:hint="eastAsia"/>
          <w:sz w:val="21"/>
          <w:szCs w:val="21"/>
        </w:rPr>
        <w:t>中的流表</w:t>
      </w:r>
      <w:r w:rsidRPr="00D22424">
        <w:rPr>
          <w:rFonts w:asciiTheme="minorEastAsia" w:eastAsiaTheme="minorEastAsia" w:hAnsiTheme="minorEastAsia" w:hint="eastAsia"/>
          <w:sz w:val="21"/>
          <w:szCs w:val="21"/>
        </w:rPr>
        <w:t>flow-mod-102</w:t>
      </w:r>
      <w:r w:rsidRPr="00D22424">
        <w:rPr>
          <w:rFonts w:asciiTheme="minorEastAsia" w:eastAsiaTheme="minorEastAsia" w:hAnsiTheme="minorEastAsia" w:cs="宋体" w:hint="eastAsia"/>
          <w:sz w:val="21"/>
          <w:szCs w:val="21"/>
        </w:rPr>
        <w:t>，单击删除所有流，删除该交换机下所有的流表。</w:t>
      </w:r>
    </w:p>
    <w:p w:rsidR="003A7D74" w:rsidRDefault="00751387" w:rsidP="003A7D74">
      <w:pPr>
        <w:keepNext/>
      </w:pPr>
      <w:r w:rsidRPr="007139D1">
        <w:rPr>
          <w:rFonts w:ascii="华文黑体" w:eastAsia="华文黑体" w:hint="eastAsia"/>
          <w:noProof/>
          <w:sz w:val="24"/>
          <w:szCs w:val="24"/>
        </w:rPr>
        <w:lastRenderedPageBreak/>
        <w:drawing>
          <wp:inline distT="0" distB="0" distL="0" distR="0">
            <wp:extent cx="6124575" cy="2362200"/>
            <wp:effectExtent l="19050" t="0" r="9525" b="0"/>
            <wp:docPr id="12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8" cstate="print"/>
                    <a:srcRect/>
                    <a:stretch>
                      <a:fillRect/>
                    </a:stretch>
                  </pic:blipFill>
                  <pic:spPr bwMode="auto">
                    <a:xfrm>
                      <a:off x="0" y="0"/>
                      <a:ext cx="6124575" cy="2362200"/>
                    </a:xfrm>
                    <a:prstGeom prst="rect">
                      <a:avLst/>
                    </a:prstGeom>
                    <a:noFill/>
                    <a:ln w="9525">
                      <a:noFill/>
                      <a:miter lim="800000"/>
                      <a:headEnd/>
                      <a:tailEnd/>
                    </a:ln>
                  </pic:spPr>
                </pic:pic>
              </a:graphicData>
            </a:graphic>
          </wp:inline>
        </w:drawing>
      </w:r>
    </w:p>
    <w:p w:rsidR="00751387" w:rsidRPr="007139D1" w:rsidRDefault="003A7D74" w:rsidP="003A7D74">
      <w:pPr>
        <w:pStyle w:val="a3"/>
        <w:rPr>
          <w:rFonts w:ascii="华文黑体" w:eastAsia="华文黑体"/>
        </w:rPr>
      </w:pPr>
      <w:bookmarkStart w:id="525" w:name="_Toc395800722"/>
      <w:r>
        <w:rPr>
          <w:rFonts w:ascii="宋体" w:eastAsia="宋体" w:hAnsi="宋体" w:cs="宋体" w:hint="eastAsia"/>
        </w:rPr>
        <w:t>图</w:t>
      </w:r>
      <w:r>
        <w:rPr>
          <w:rFonts w:cs="Times New Roman"/>
        </w:rPr>
        <w:t>6-</w:t>
      </w:r>
      <w:r>
        <w:rPr>
          <w:rFonts w:hint="eastAsia"/>
        </w:rPr>
        <w:t xml:space="preserve"> </w:t>
      </w:r>
      <w:fldSimple w:instr=" SEQ 图6- \* ARABIC ">
        <w:r w:rsidR="00865E98">
          <w:rPr>
            <w:noProof/>
          </w:rPr>
          <w:t>15</w:t>
        </w:r>
      </w:fldSimple>
      <w:r w:rsidRPr="003A7D74">
        <w:rPr>
          <w:rFonts w:ascii="宋体" w:eastAsia="宋体" w:hAnsi="宋体" w:cs="宋体" w:hint="eastAsia"/>
        </w:rPr>
        <w:t>提示删除所有流表</w:t>
      </w:r>
      <w:bookmarkEnd w:id="525"/>
    </w:p>
    <w:p w:rsidR="00751387" w:rsidRPr="00D22424" w:rsidRDefault="00751387" w:rsidP="00D22424">
      <w:pPr>
        <w:spacing w:line="360" w:lineRule="auto"/>
        <w:ind w:firstLineChars="200" w:firstLine="420"/>
        <w:jc w:val="both"/>
        <w:rPr>
          <w:rFonts w:asciiTheme="minorEastAsia" w:eastAsiaTheme="minorEastAsia" w:hAnsiTheme="minorEastAsia"/>
          <w:sz w:val="21"/>
          <w:szCs w:val="21"/>
        </w:rPr>
      </w:pPr>
      <w:r w:rsidRPr="00D22424">
        <w:rPr>
          <w:rFonts w:asciiTheme="minorEastAsia" w:eastAsiaTheme="minorEastAsia" w:hAnsiTheme="minorEastAsia" w:cs="宋体" w:hint="eastAsia"/>
          <w:sz w:val="21"/>
          <w:szCs w:val="21"/>
        </w:rPr>
        <w:t>选择</w:t>
      </w:r>
      <w:r w:rsidRPr="00D22424">
        <w:rPr>
          <w:rFonts w:asciiTheme="minorEastAsia" w:eastAsiaTheme="minorEastAsia" w:hAnsiTheme="minorEastAsia" w:hint="eastAsia"/>
          <w:sz w:val="21"/>
          <w:szCs w:val="21"/>
        </w:rPr>
        <w:t>Yes</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03</w:t>
      </w:r>
      <w:r w:rsidRPr="00D22424">
        <w:rPr>
          <w:rFonts w:asciiTheme="minorEastAsia" w:eastAsiaTheme="minorEastAsia" w:hAnsiTheme="minorEastAsia" w:cs="宋体" w:hint="eastAsia"/>
          <w:sz w:val="21"/>
          <w:szCs w:val="21"/>
        </w:rPr>
        <w:t>交换机流表为空。</w:t>
      </w:r>
    </w:p>
    <w:p w:rsidR="003A7D74" w:rsidRDefault="00751387" w:rsidP="003A7D74">
      <w:pPr>
        <w:keepNext/>
      </w:pPr>
      <w:r w:rsidRPr="007139D1">
        <w:rPr>
          <w:rFonts w:ascii="华文黑体" w:eastAsia="华文黑体" w:hint="eastAsia"/>
          <w:noProof/>
          <w:sz w:val="24"/>
          <w:szCs w:val="24"/>
        </w:rPr>
        <w:drawing>
          <wp:inline distT="0" distB="0" distL="0" distR="0">
            <wp:extent cx="6124575" cy="2362200"/>
            <wp:effectExtent l="19050" t="0" r="9525" b="0"/>
            <wp:docPr id="12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9" cstate="print"/>
                    <a:srcRect/>
                    <a:stretch>
                      <a:fillRect/>
                    </a:stretch>
                  </pic:blipFill>
                  <pic:spPr bwMode="auto">
                    <a:xfrm>
                      <a:off x="0" y="0"/>
                      <a:ext cx="6124575" cy="2362200"/>
                    </a:xfrm>
                    <a:prstGeom prst="rect">
                      <a:avLst/>
                    </a:prstGeom>
                    <a:noFill/>
                    <a:ln w="9525">
                      <a:noFill/>
                      <a:miter lim="800000"/>
                      <a:headEnd/>
                      <a:tailEnd/>
                    </a:ln>
                  </pic:spPr>
                </pic:pic>
              </a:graphicData>
            </a:graphic>
          </wp:inline>
        </w:drawing>
      </w:r>
    </w:p>
    <w:p w:rsidR="00751387" w:rsidRPr="007139D1" w:rsidRDefault="003A7D74" w:rsidP="003A7D74">
      <w:pPr>
        <w:pStyle w:val="a3"/>
        <w:rPr>
          <w:rFonts w:ascii="华文黑体" w:eastAsia="华文黑体"/>
        </w:rPr>
      </w:pPr>
      <w:bookmarkStart w:id="526" w:name="_Toc395800723"/>
      <w:r>
        <w:rPr>
          <w:rFonts w:hint="eastAsia"/>
        </w:rPr>
        <w:t xml:space="preserve">图6- </w:t>
      </w:r>
      <w:fldSimple w:instr=" SEQ 图6- \* ARABIC ">
        <w:r w:rsidR="00865E98">
          <w:rPr>
            <w:noProof/>
          </w:rPr>
          <w:t>16</w:t>
        </w:r>
      </w:fldSimple>
      <w:r w:rsidRPr="003A7D74">
        <w:rPr>
          <w:rFonts w:ascii="宋体" w:eastAsia="宋体" w:hAnsi="宋体" w:cs="宋体" w:hint="eastAsia"/>
        </w:rPr>
        <w:t>删除所有流表成功</w:t>
      </w:r>
      <w:bookmarkEnd w:id="526"/>
    </w:p>
    <w:p w:rsidR="00751387" w:rsidRPr="007139D1" w:rsidRDefault="00751387" w:rsidP="00CB1451">
      <w:pPr>
        <w:pStyle w:val="a6"/>
        <w:numPr>
          <w:ilvl w:val="0"/>
          <w:numId w:val="27"/>
        </w:numPr>
        <w:outlineLvl w:val="2"/>
        <w:rPr>
          <w:rFonts w:ascii="华文黑体" w:eastAsia="华文黑体"/>
          <w:sz w:val="24"/>
          <w:szCs w:val="24"/>
        </w:rPr>
      </w:pPr>
      <w:bookmarkStart w:id="527" w:name="_Toc395540046"/>
      <w:bookmarkStart w:id="528" w:name="_Toc395797782"/>
      <w:r w:rsidRPr="007139D1">
        <w:rPr>
          <w:rFonts w:ascii="华文黑体" w:eastAsia="华文黑体" w:hAnsi="宋体" w:cs="宋体" w:hint="eastAsia"/>
          <w:sz w:val="24"/>
          <w:szCs w:val="24"/>
        </w:rPr>
        <w:t>更新流表</w:t>
      </w:r>
      <w:bookmarkEnd w:id="527"/>
      <w:bookmarkEnd w:id="528"/>
    </w:p>
    <w:p w:rsidR="00751387" w:rsidRPr="00D22424" w:rsidRDefault="00751387" w:rsidP="00D22424">
      <w:pPr>
        <w:spacing w:line="360" w:lineRule="auto"/>
        <w:ind w:firstLineChars="200" w:firstLine="420"/>
        <w:jc w:val="both"/>
        <w:rPr>
          <w:rFonts w:asciiTheme="minorEastAsia" w:eastAsiaTheme="minorEastAsia" w:hAnsiTheme="minorEastAsia"/>
          <w:sz w:val="21"/>
          <w:szCs w:val="21"/>
        </w:rPr>
      </w:pPr>
      <w:r w:rsidRPr="00D22424">
        <w:rPr>
          <w:rFonts w:asciiTheme="minorEastAsia" w:eastAsiaTheme="minorEastAsia" w:hAnsiTheme="minorEastAsia" w:cs="宋体" w:hint="eastAsia"/>
          <w:sz w:val="21"/>
          <w:szCs w:val="21"/>
        </w:rPr>
        <w:t>选择交换机</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00</w:t>
      </w:r>
      <w:r w:rsidRPr="00D22424">
        <w:rPr>
          <w:rFonts w:asciiTheme="minorEastAsia" w:eastAsiaTheme="minorEastAsia" w:hAnsiTheme="minorEastAsia" w:cs="宋体" w:hint="eastAsia"/>
          <w:sz w:val="21"/>
          <w:szCs w:val="21"/>
        </w:rPr>
        <w:t>：</w:t>
      </w:r>
      <w:r w:rsidRPr="00D22424">
        <w:rPr>
          <w:rFonts w:asciiTheme="minorEastAsia" w:eastAsiaTheme="minorEastAsia" w:hAnsiTheme="minorEastAsia" w:hint="eastAsia"/>
          <w:sz w:val="21"/>
          <w:szCs w:val="21"/>
        </w:rPr>
        <w:t>04</w:t>
      </w:r>
      <w:r w:rsidRPr="00D22424">
        <w:rPr>
          <w:rFonts w:asciiTheme="minorEastAsia" w:eastAsiaTheme="minorEastAsia" w:hAnsiTheme="minorEastAsia" w:cs="宋体" w:hint="eastAsia"/>
          <w:sz w:val="21"/>
          <w:szCs w:val="21"/>
        </w:rPr>
        <w:t>中的流表</w:t>
      </w:r>
      <w:r w:rsidRPr="00D22424">
        <w:rPr>
          <w:rFonts w:asciiTheme="minorEastAsia" w:eastAsiaTheme="minorEastAsia" w:hAnsiTheme="minorEastAsia" w:hint="eastAsia"/>
          <w:sz w:val="21"/>
          <w:szCs w:val="21"/>
        </w:rPr>
        <w:t>flow-mod-204</w:t>
      </w:r>
      <w:r w:rsidRPr="00D22424">
        <w:rPr>
          <w:rFonts w:asciiTheme="minorEastAsia" w:eastAsiaTheme="minorEastAsia" w:hAnsiTheme="minorEastAsia" w:cs="宋体" w:hint="eastAsia"/>
          <w:sz w:val="21"/>
          <w:szCs w:val="21"/>
        </w:rPr>
        <w:t>，将其操作集合中的</w:t>
      </w:r>
      <w:r w:rsidRPr="00D22424">
        <w:rPr>
          <w:rFonts w:asciiTheme="minorEastAsia" w:eastAsiaTheme="minorEastAsia" w:hAnsiTheme="minorEastAsia" w:hint="eastAsia"/>
          <w:sz w:val="21"/>
          <w:szCs w:val="21"/>
        </w:rPr>
        <w:t>port</w:t>
      </w:r>
      <w:r w:rsidRPr="00D22424">
        <w:rPr>
          <w:rFonts w:asciiTheme="minorEastAsia" w:eastAsiaTheme="minorEastAsia" w:hAnsiTheme="minorEastAsia" w:cs="宋体" w:hint="eastAsia"/>
          <w:sz w:val="21"/>
          <w:szCs w:val="21"/>
        </w:rPr>
        <w:t>改为</w:t>
      </w:r>
      <w:r w:rsidRPr="00D22424">
        <w:rPr>
          <w:rFonts w:asciiTheme="minorEastAsia" w:eastAsiaTheme="minorEastAsia" w:hAnsiTheme="minorEastAsia" w:hint="eastAsia"/>
          <w:sz w:val="21"/>
          <w:szCs w:val="21"/>
        </w:rPr>
        <w:t>1</w:t>
      </w:r>
      <w:r w:rsidRPr="00D22424">
        <w:rPr>
          <w:rFonts w:asciiTheme="minorEastAsia" w:eastAsiaTheme="minorEastAsia" w:hAnsiTheme="minorEastAsia" w:cs="宋体" w:hint="eastAsia"/>
          <w:sz w:val="21"/>
          <w:szCs w:val="21"/>
        </w:rPr>
        <w:t>，单击保存新操作，单击写入更改流表</w:t>
      </w:r>
      <w:r w:rsidRPr="00D22424">
        <w:rPr>
          <w:rFonts w:asciiTheme="minorEastAsia" w:eastAsiaTheme="minorEastAsia" w:hAnsiTheme="minorEastAsia" w:hint="eastAsia"/>
          <w:sz w:val="21"/>
          <w:szCs w:val="21"/>
        </w:rPr>
        <w:t>flow-mod-204</w:t>
      </w:r>
      <w:r w:rsidRPr="00D22424">
        <w:rPr>
          <w:rFonts w:asciiTheme="minorEastAsia" w:eastAsiaTheme="minorEastAsia" w:hAnsiTheme="minorEastAsia" w:cs="宋体" w:hint="eastAsia"/>
          <w:sz w:val="21"/>
          <w:szCs w:val="21"/>
        </w:rPr>
        <w:t>的</w:t>
      </w:r>
      <w:r w:rsidRPr="00D22424">
        <w:rPr>
          <w:rFonts w:asciiTheme="minorEastAsia" w:eastAsiaTheme="minorEastAsia" w:hAnsiTheme="minorEastAsia" w:hint="eastAsia"/>
          <w:sz w:val="21"/>
          <w:szCs w:val="21"/>
        </w:rPr>
        <w:t>port</w:t>
      </w:r>
      <w:r w:rsidRPr="00D22424">
        <w:rPr>
          <w:rFonts w:asciiTheme="minorEastAsia" w:eastAsiaTheme="minorEastAsia" w:hAnsiTheme="minorEastAsia" w:cs="宋体" w:hint="eastAsia"/>
          <w:sz w:val="21"/>
          <w:szCs w:val="21"/>
        </w:rPr>
        <w:t>值。</w:t>
      </w:r>
    </w:p>
    <w:p w:rsidR="003A7D74" w:rsidRDefault="00751387" w:rsidP="003A7D74">
      <w:pPr>
        <w:keepNext/>
        <w:jc w:val="both"/>
      </w:pPr>
      <w:r w:rsidRPr="007139D1">
        <w:rPr>
          <w:rFonts w:ascii="华文黑体" w:eastAsia="华文黑体" w:hint="eastAsia"/>
          <w:noProof/>
          <w:sz w:val="24"/>
          <w:szCs w:val="24"/>
        </w:rPr>
        <w:lastRenderedPageBreak/>
        <w:drawing>
          <wp:inline distT="0" distB="0" distL="0" distR="0">
            <wp:extent cx="6124575" cy="2362200"/>
            <wp:effectExtent l="19050" t="0" r="9525" b="0"/>
            <wp:docPr id="12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0" cstate="print"/>
                    <a:srcRect/>
                    <a:stretch>
                      <a:fillRect/>
                    </a:stretch>
                  </pic:blipFill>
                  <pic:spPr bwMode="auto">
                    <a:xfrm>
                      <a:off x="0" y="0"/>
                      <a:ext cx="6124575" cy="2362200"/>
                    </a:xfrm>
                    <a:prstGeom prst="rect">
                      <a:avLst/>
                    </a:prstGeom>
                    <a:noFill/>
                    <a:ln w="9525">
                      <a:noFill/>
                      <a:miter lim="800000"/>
                      <a:headEnd/>
                      <a:tailEnd/>
                    </a:ln>
                  </pic:spPr>
                </pic:pic>
              </a:graphicData>
            </a:graphic>
          </wp:inline>
        </w:drawing>
      </w:r>
    </w:p>
    <w:p w:rsidR="00751387" w:rsidRPr="007139D1" w:rsidRDefault="003A7D74" w:rsidP="003A7D74">
      <w:pPr>
        <w:pStyle w:val="a3"/>
        <w:rPr>
          <w:rFonts w:ascii="华文黑体" w:eastAsia="华文黑体"/>
        </w:rPr>
      </w:pPr>
      <w:bookmarkStart w:id="529" w:name="_Toc395800724"/>
      <w:r>
        <w:rPr>
          <w:rFonts w:ascii="宋体" w:eastAsia="宋体" w:hAnsi="宋体" w:cs="宋体" w:hint="eastAsia"/>
        </w:rPr>
        <w:t>图</w:t>
      </w:r>
      <w:r>
        <w:rPr>
          <w:rFonts w:cs="Times New Roman"/>
        </w:rPr>
        <w:t>6-</w:t>
      </w:r>
      <w:r>
        <w:rPr>
          <w:rFonts w:hint="eastAsia"/>
        </w:rPr>
        <w:t xml:space="preserve"> </w:t>
      </w:r>
      <w:fldSimple w:instr=" SEQ 图6- \* ARABIC ">
        <w:r w:rsidR="00865E98">
          <w:rPr>
            <w:noProof/>
          </w:rPr>
          <w:t>17</w:t>
        </w:r>
      </w:fldSimple>
      <w:r w:rsidRPr="003A7D74">
        <w:rPr>
          <w:rFonts w:ascii="宋体" w:eastAsia="宋体" w:hAnsi="宋体" w:cs="宋体" w:hint="eastAsia"/>
        </w:rPr>
        <w:t>更新流表</w:t>
      </w:r>
      <w:bookmarkEnd w:id="529"/>
    </w:p>
    <w:p w:rsidR="00751387" w:rsidRPr="001A2EC1" w:rsidRDefault="00751387" w:rsidP="00CB1451">
      <w:pPr>
        <w:pStyle w:val="a6"/>
        <w:numPr>
          <w:ilvl w:val="0"/>
          <w:numId w:val="28"/>
        </w:numPr>
        <w:outlineLvl w:val="1"/>
        <w:rPr>
          <w:rFonts w:ascii="华文黑体" w:eastAsia="华文黑体"/>
          <w:sz w:val="24"/>
          <w:szCs w:val="24"/>
        </w:rPr>
      </w:pPr>
      <w:bookmarkStart w:id="530" w:name="_Toc395540047"/>
      <w:bookmarkStart w:id="531" w:name="_Toc395797783"/>
      <w:r w:rsidRPr="007139D1">
        <w:rPr>
          <w:rFonts w:ascii="华文黑体" w:eastAsia="华文黑体" w:hAnsi="宋体" w:cs="宋体" w:hint="eastAsia"/>
          <w:sz w:val="24"/>
          <w:szCs w:val="24"/>
        </w:rPr>
        <w:t>有效</w:t>
      </w:r>
      <w:r w:rsidRPr="007139D1">
        <w:rPr>
          <w:rFonts w:ascii="华文黑体" w:eastAsia="华文黑体" w:hint="eastAsia"/>
          <w:sz w:val="24"/>
          <w:szCs w:val="24"/>
        </w:rPr>
        <w:t>DENY</w:t>
      </w:r>
      <w:r w:rsidRPr="007139D1">
        <w:rPr>
          <w:rFonts w:ascii="华文黑体" w:eastAsia="华文黑体" w:hAnsi="宋体" w:cs="宋体" w:hint="eastAsia"/>
          <w:sz w:val="24"/>
          <w:szCs w:val="24"/>
        </w:rPr>
        <w:t>规则</w:t>
      </w:r>
      <w:bookmarkEnd w:id="530"/>
      <w:bookmarkEnd w:id="531"/>
    </w:p>
    <w:p w:rsidR="001A2EC1" w:rsidRPr="00D22424" w:rsidRDefault="001A2EC1" w:rsidP="00D22424">
      <w:pPr>
        <w:pStyle w:val="a6"/>
        <w:spacing w:line="360" w:lineRule="auto"/>
        <w:ind w:firstLine="200"/>
        <w:rPr>
          <w:rFonts w:asciiTheme="minorEastAsia" w:eastAsiaTheme="minorEastAsia" w:hAnsiTheme="minorEastAsia" w:cs="宋体"/>
          <w:sz w:val="21"/>
          <w:szCs w:val="21"/>
        </w:rPr>
      </w:pPr>
      <w:r w:rsidRPr="00D22424">
        <w:rPr>
          <w:rFonts w:asciiTheme="minorEastAsia" w:eastAsiaTheme="minorEastAsia" w:hAnsiTheme="minorEastAsia" w:cs="宋体" w:hint="eastAsia"/>
          <w:sz w:val="21"/>
          <w:szCs w:val="21"/>
        </w:rPr>
        <w:t>系统初始化的有效</w:t>
      </w:r>
      <w:r w:rsidRPr="00D22424">
        <w:rPr>
          <w:rFonts w:asciiTheme="minorEastAsia" w:eastAsiaTheme="minorEastAsia" w:hAnsiTheme="minorEastAsia" w:hint="eastAsia"/>
          <w:sz w:val="21"/>
          <w:szCs w:val="21"/>
        </w:rPr>
        <w:t>DENY</w:t>
      </w:r>
      <w:r w:rsidRPr="00D22424">
        <w:rPr>
          <w:rFonts w:asciiTheme="minorEastAsia" w:eastAsiaTheme="minorEastAsia" w:hAnsiTheme="minorEastAsia" w:cs="宋体" w:hint="eastAsia"/>
          <w:sz w:val="21"/>
          <w:szCs w:val="21"/>
        </w:rPr>
        <w:t>规则。</w:t>
      </w:r>
    </w:p>
    <w:p w:rsidR="003A7D74" w:rsidRDefault="00B44342" w:rsidP="003A7D74">
      <w:pPr>
        <w:keepNext/>
        <w:spacing w:line="360" w:lineRule="auto"/>
        <w:jc w:val="both"/>
      </w:pPr>
      <w:r w:rsidRPr="007139D1">
        <w:rPr>
          <w:rFonts w:ascii="华文黑体" w:eastAsia="华文黑体" w:hint="eastAsia"/>
          <w:noProof/>
          <w:sz w:val="24"/>
          <w:szCs w:val="24"/>
        </w:rPr>
        <w:drawing>
          <wp:inline distT="0" distB="0" distL="0" distR="0">
            <wp:extent cx="6115050" cy="1581150"/>
            <wp:effectExtent l="19050" t="0" r="0" b="0"/>
            <wp:docPr id="12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1" cstate="print"/>
                    <a:srcRect/>
                    <a:stretch>
                      <a:fillRect/>
                    </a:stretch>
                  </pic:blipFill>
                  <pic:spPr bwMode="auto">
                    <a:xfrm>
                      <a:off x="0" y="0"/>
                      <a:ext cx="6115050" cy="1581150"/>
                    </a:xfrm>
                    <a:prstGeom prst="rect">
                      <a:avLst/>
                    </a:prstGeom>
                    <a:noFill/>
                    <a:ln w="9525">
                      <a:noFill/>
                      <a:miter lim="800000"/>
                      <a:headEnd/>
                      <a:tailEnd/>
                    </a:ln>
                  </pic:spPr>
                </pic:pic>
              </a:graphicData>
            </a:graphic>
          </wp:inline>
        </w:drawing>
      </w:r>
    </w:p>
    <w:p w:rsidR="003A7D74" w:rsidRPr="003A7D74" w:rsidRDefault="003A7D74" w:rsidP="003A7D74">
      <w:pPr>
        <w:pStyle w:val="a3"/>
        <w:rPr>
          <w:rFonts w:ascii="华文黑体" w:eastAsiaTheme="minorEastAsia"/>
        </w:rPr>
      </w:pPr>
      <w:bookmarkStart w:id="532" w:name="_Toc395800725"/>
      <w:r>
        <w:rPr>
          <w:rFonts w:ascii="宋体" w:eastAsia="宋体" w:hAnsi="宋体" w:cs="宋体" w:hint="eastAsia"/>
        </w:rPr>
        <w:t>图</w:t>
      </w:r>
      <w:r>
        <w:rPr>
          <w:rFonts w:cs="Times New Roman"/>
        </w:rPr>
        <w:t>6-</w:t>
      </w:r>
      <w:r>
        <w:t xml:space="preserve"> </w:t>
      </w:r>
      <w:r w:rsidR="00475907">
        <w:fldChar w:fldCharType="begin"/>
      </w:r>
      <w:r>
        <w:instrText xml:space="preserve"> SEQ </w:instrText>
      </w:r>
      <w:r>
        <w:rPr>
          <w:rFonts w:ascii="宋体" w:eastAsia="宋体" w:hAnsi="宋体" w:cs="宋体" w:hint="eastAsia"/>
        </w:rPr>
        <w:instrText>图</w:instrText>
      </w:r>
      <w:r>
        <w:rPr>
          <w:rFonts w:cs="Times New Roman"/>
        </w:rPr>
        <w:instrText>6- \* ARABIC</w:instrText>
      </w:r>
      <w:r>
        <w:instrText xml:space="preserve"> </w:instrText>
      </w:r>
      <w:r w:rsidR="00475907">
        <w:fldChar w:fldCharType="separate"/>
      </w:r>
      <w:r w:rsidR="00865E98">
        <w:rPr>
          <w:noProof/>
        </w:rPr>
        <w:t>18</w:t>
      </w:r>
      <w:r w:rsidR="00475907">
        <w:fldChar w:fldCharType="end"/>
      </w:r>
      <w:r w:rsidRPr="003A7D74">
        <w:rPr>
          <w:rFonts w:ascii="宋体" w:eastAsia="宋体" w:hAnsi="宋体" w:cs="宋体" w:hint="eastAsia"/>
        </w:rPr>
        <w:t>初始有效</w:t>
      </w:r>
      <w:r w:rsidRPr="003A7D74">
        <w:rPr>
          <w:rFonts w:cs="Times New Roman"/>
        </w:rPr>
        <w:t>DE</w:t>
      </w:r>
      <w:r>
        <w:rPr>
          <w:rFonts w:eastAsiaTheme="minorEastAsia" w:cs="Times New Roman" w:hint="eastAsia"/>
        </w:rPr>
        <w:t>NY</w:t>
      </w:r>
      <w:r>
        <w:rPr>
          <w:rFonts w:eastAsiaTheme="minorEastAsia" w:cs="Times New Roman" w:hint="eastAsia"/>
        </w:rPr>
        <w:t>规则</w:t>
      </w:r>
      <w:bookmarkEnd w:id="532"/>
    </w:p>
    <w:p w:rsidR="00BD4DF1" w:rsidRPr="00D22424" w:rsidRDefault="006F348E" w:rsidP="00D22424">
      <w:pPr>
        <w:spacing w:line="360" w:lineRule="auto"/>
        <w:ind w:firstLine="200"/>
        <w:jc w:val="both"/>
        <w:rPr>
          <w:rFonts w:asciiTheme="minorEastAsia" w:eastAsiaTheme="minorEastAsia" w:hAnsiTheme="minorEastAsia" w:cs="宋体"/>
          <w:sz w:val="21"/>
          <w:szCs w:val="21"/>
        </w:rPr>
      </w:pPr>
      <w:r>
        <w:rPr>
          <w:rFonts w:asciiTheme="minorEastAsia" w:eastAsiaTheme="minorEastAsia" w:hAnsiTheme="minorEastAsia" w:hint="eastAsia"/>
          <w:sz w:val="21"/>
          <w:szCs w:val="21"/>
        </w:rPr>
        <w:t>rul</w:t>
      </w:r>
      <w:r w:rsidR="00BD4DF1" w:rsidRPr="00D22424">
        <w:rPr>
          <w:rFonts w:asciiTheme="minorEastAsia" w:eastAsiaTheme="minorEastAsia" w:hAnsiTheme="minorEastAsia" w:hint="eastAsia"/>
          <w:sz w:val="21"/>
          <w:szCs w:val="21"/>
        </w:rPr>
        <w:t>eid</w:t>
      </w:r>
      <w:r w:rsidR="00BD4DF1" w:rsidRPr="00D22424">
        <w:rPr>
          <w:rFonts w:asciiTheme="minorEastAsia" w:eastAsiaTheme="minorEastAsia" w:hAnsiTheme="minorEastAsia" w:cs="宋体" w:hint="eastAsia"/>
          <w:sz w:val="21"/>
          <w:szCs w:val="21"/>
        </w:rPr>
        <w:t>为</w:t>
      </w:r>
      <w:r w:rsidR="00BD4DF1" w:rsidRPr="00D22424">
        <w:rPr>
          <w:rFonts w:asciiTheme="minorEastAsia" w:eastAsiaTheme="minorEastAsia" w:hAnsiTheme="minorEastAsia" w:hint="eastAsia"/>
          <w:sz w:val="21"/>
          <w:szCs w:val="21"/>
        </w:rPr>
        <w:t>-2023575572</w:t>
      </w:r>
      <w:r w:rsidR="00BD4DF1" w:rsidRPr="00D22424">
        <w:rPr>
          <w:rFonts w:asciiTheme="minorEastAsia" w:eastAsiaTheme="minorEastAsia" w:hAnsiTheme="minorEastAsia" w:cs="宋体" w:hint="eastAsia"/>
          <w:sz w:val="21"/>
          <w:szCs w:val="21"/>
        </w:rPr>
        <w:t>的防火墙规则，刷新得到新的有效</w:t>
      </w:r>
      <w:r w:rsidR="00BD4DF1" w:rsidRPr="00D22424">
        <w:rPr>
          <w:rFonts w:asciiTheme="minorEastAsia" w:eastAsiaTheme="minorEastAsia" w:hAnsiTheme="minorEastAsia" w:hint="eastAsia"/>
          <w:sz w:val="21"/>
          <w:szCs w:val="21"/>
        </w:rPr>
        <w:t>DENY</w:t>
      </w:r>
      <w:r w:rsidR="00BD4DF1" w:rsidRPr="00D22424">
        <w:rPr>
          <w:rFonts w:asciiTheme="minorEastAsia" w:eastAsiaTheme="minorEastAsia" w:hAnsiTheme="minorEastAsia" w:cs="宋体" w:hint="eastAsia"/>
          <w:sz w:val="21"/>
          <w:szCs w:val="21"/>
        </w:rPr>
        <w:t>规则。</w:t>
      </w:r>
    </w:p>
    <w:p w:rsidR="003A7D74" w:rsidRDefault="0028500E" w:rsidP="003A7D74">
      <w:pPr>
        <w:keepNext/>
        <w:jc w:val="both"/>
      </w:pPr>
      <w:r w:rsidRPr="0028500E">
        <w:rPr>
          <w:rFonts w:ascii="华文黑体" w:eastAsia="华文黑体" w:hAnsi="宋体" w:cs="宋体" w:hint="eastAsia"/>
          <w:noProof/>
          <w:sz w:val="24"/>
          <w:szCs w:val="24"/>
        </w:rPr>
        <w:drawing>
          <wp:inline distT="0" distB="0" distL="0" distR="0">
            <wp:extent cx="6116129" cy="1380227"/>
            <wp:effectExtent l="19050" t="0" r="0" b="0"/>
            <wp:docPr id="14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2" cstate="print"/>
                    <a:srcRect/>
                    <a:stretch>
                      <a:fillRect/>
                    </a:stretch>
                  </pic:blipFill>
                  <pic:spPr bwMode="auto">
                    <a:xfrm>
                      <a:off x="0" y="0"/>
                      <a:ext cx="6116129" cy="1380227"/>
                    </a:xfrm>
                    <a:prstGeom prst="rect">
                      <a:avLst/>
                    </a:prstGeom>
                    <a:noFill/>
                    <a:ln w="9525">
                      <a:noFill/>
                      <a:miter lim="800000"/>
                      <a:headEnd/>
                      <a:tailEnd/>
                    </a:ln>
                  </pic:spPr>
                </pic:pic>
              </a:graphicData>
            </a:graphic>
          </wp:inline>
        </w:drawing>
      </w:r>
    </w:p>
    <w:p w:rsidR="00BD4DF1" w:rsidRPr="003A7D74" w:rsidRDefault="003A7D74" w:rsidP="003A7D74">
      <w:pPr>
        <w:pStyle w:val="a3"/>
        <w:rPr>
          <w:rFonts w:ascii="华文黑体" w:eastAsia="华文黑体"/>
        </w:rPr>
      </w:pPr>
      <w:bookmarkStart w:id="533" w:name="_Toc395800726"/>
      <w:r>
        <w:rPr>
          <w:rFonts w:ascii="宋体" w:eastAsia="宋体" w:hAnsi="宋体" w:cs="宋体" w:hint="eastAsia"/>
        </w:rPr>
        <w:t>图</w:t>
      </w:r>
      <w:r>
        <w:rPr>
          <w:rFonts w:cs="Times New Roman"/>
        </w:rPr>
        <w:t>6-</w:t>
      </w:r>
      <w:r>
        <w:rPr>
          <w:rFonts w:hint="eastAsia"/>
        </w:rPr>
        <w:t xml:space="preserve"> </w:t>
      </w:r>
      <w:fldSimple w:instr=" SEQ 图6- \* ARABIC ">
        <w:r w:rsidR="00865E98">
          <w:rPr>
            <w:noProof/>
          </w:rPr>
          <w:t>19</w:t>
        </w:r>
      </w:fldSimple>
      <w:r w:rsidRPr="003A7D74">
        <w:rPr>
          <w:rFonts w:ascii="宋体" w:eastAsia="宋体" w:hAnsi="宋体" w:cs="宋体" w:hint="eastAsia"/>
        </w:rPr>
        <w:t>删除防火墙规则后的有效</w:t>
      </w:r>
      <w:r w:rsidRPr="003A7D74">
        <w:rPr>
          <w:rFonts w:cs="Times New Roman"/>
        </w:rPr>
        <w:t>DENY</w:t>
      </w:r>
      <w:r w:rsidRPr="003A7D74">
        <w:rPr>
          <w:rFonts w:ascii="宋体" w:eastAsia="宋体" w:hAnsi="宋体" w:cs="宋体" w:hint="eastAsia"/>
        </w:rPr>
        <w:t>规则</w:t>
      </w:r>
      <w:bookmarkEnd w:id="533"/>
    </w:p>
    <w:p w:rsidR="0028500E" w:rsidRPr="007139D1" w:rsidRDefault="0028500E" w:rsidP="00751387">
      <w:pPr>
        <w:jc w:val="both"/>
        <w:rPr>
          <w:rFonts w:ascii="华文黑体" w:eastAsia="华文黑体" w:hAnsi="宋体" w:cs="宋体"/>
          <w:sz w:val="24"/>
          <w:szCs w:val="24"/>
        </w:rPr>
      </w:pPr>
    </w:p>
    <w:p w:rsidR="00BD4DF1" w:rsidRPr="007139D1" w:rsidRDefault="00BD4DF1" w:rsidP="00CB1451">
      <w:pPr>
        <w:pStyle w:val="a6"/>
        <w:numPr>
          <w:ilvl w:val="0"/>
          <w:numId w:val="28"/>
        </w:numPr>
        <w:outlineLvl w:val="1"/>
        <w:rPr>
          <w:rFonts w:ascii="华文黑体" w:eastAsia="华文黑体"/>
          <w:sz w:val="24"/>
          <w:szCs w:val="24"/>
        </w:rPr>
      </w:pPr>
      <w:bookmarkStart w:id="534" w:name="_Toc395540048"/>
      <w:bookmarkStart w:id="535" w:name="_Toc395797784"/>
      <w:r w:rsidRPr="007139D1">
        <w:rPr>
          <w:rFonts w:ascii="华文黑体" w:eastAsia="华文黑体" w:hAnsi="宋体" w:cs="宋体" w:hint="eastAsia"/>
          <w:sz w:val="24"/>
          <w:szCs w:val="24"/>
        </w:rPr>
        <w:t>寻找</w:t>
      </w:r>
      <w:r w:rsidRPr="007139D1">
        <w:rPr>
          <w:rFonts w:ascii="华文黑体" w:eastAsia="华文黑体" w:hint="eastAsia"/>
          <w:sz w:val="24"/>
          <w:szCs w:val="24"/>
        </w:rPr>
        <w:t>FlowPath</w:t>
      </w:r>
      <w:bookmarkEnd w:id="534"/>
      <w:bookmarkEnd w:id="535"/>
    </w:p>
    <w:p w:rsidR="00B25DBB" w:rsidRPr="00C45280" w:rsidRDefault="00BD4DF1" w:rsidP="00C45280">
      <w:pPr>
        <w:spacing w:line="360" w:lineRule="auto"/>
        <w:ind w:firstLineChars="200" w:firstLine="420"/>
        <w:jc w:val="both"/>
        <w:rPr>
          <w:rFonts w:asciiTheme="minorEastAsia" w:eastAsiaTheme="minorEastAsia" w:hAnsiTheme="minorEastAsia" w:cs="宋体"/>
          <w:sz w:val="21"/>
          <w:szCs w:val="21"/>
        </w:rPr>
      </w:pPr>
      <w:r w:rsidRPr="00C45280">
        <w:rPr>
          <w:rFonts w:asciiTheme="minorEastAsia" w:eastAsiaTheme="minorEastAsia" w:hAnsiTheme="minorEastAsia" w:cs="宋体" w:hint="eastAsia"/>
          <w:sz w:val="21"/>
          <w:szCs w:val="21"/>
        </w:rPr>
        <w:t>系统初始化</w:t>
      </w:r>
      <w:r w:rsidRPr="00C45280">
        <w:rPr>
          <w:rFonts w:asciiTheme="minorEastAsia" w:eastAsiaTheme="minorEastAsia" w:hAnsiTheme="minorEastAsia" w:hint="eastAsia"/>
          <w:sz w:val="21"/>
          <w:szCs w:val="21"/>
        </w:rPr>
        <w:t>shiifted-flowpath</w:t>
      </w:r>
      <w:r w:rsidRPr="00C45280">
        <w:rPr>
          <w:rFonts w:asciiTheme="minorEastAsia" w:eastAsiaTheme="minorEastAsia" w:hAnsiTheme="minorEastAsia" w:cs="宋体" w:hint="eastAsia"/>
          <w:sz w:val="21"/>
          <w:szCs w:val="21"/>
        </w:rPr>
        <w:t>。</w:t>
      </w:r>
    </w:p>
    <w:p w:rsidR="00865E98" w:rsidRDefault="00B25DBB" w:rsidP="00865E98">
      <w:pPr>
        <w:keepNext/>
        <w:spacing w:line="360" w:lineRule="auto"/>
        <w:jc w:val="both"/>
      </w:pPr>
      <w:r w:rsidRPr="007139D1">
        <w:rPr>
          <w:rFonts w:ascii="华文黑体" w:eastAsia="华文黑体" w:hAnsiTheme="minorEastAsia" w:cs="宋体" w:hint="eastAsia"/>
          <w:noProof/>
          <w:sz w:val="24"/>
          <w:szCs w:val="24"/>
        </w:rPr>
        <w:lastRenderedPageBreak/>
        <w:drawing>
          <wp:inline distT="0" distB="0" distL="0" distR="0">
            <wp:extent cx="5274310" cy="1255007"/>
            <wp:effectExtent l="19050" t="0" r="2540" b="0"/>
            <wp:docPr id="15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3" cstate="print"/>
                    <a:srcRect/>
                    <a:stretch>
                      <a:fillRect/>
                    </a:stretch>
                  </pic:blipFill>
                  <pic:spPr bwMode="auto">
                    <a:xfrm>
                      <a:off x="0" y="0"/>
                      <a:ext cx="5274310" cy="1255007"/>
                    </a:xfrm>
                    <a:prstGeom prst="rect">
                      <a:avLst/>
                    </a:prstGeom>
                    <a:noFill/>
                    <a:ln w="9525">
                      <a:noFill/>
                      <a:miter lim="800000"/>
                      <a:headEnd/>
                      <a:tailEnd/>
                    </a:ln>
                  </pic:spPr>
                </pic:pic>
              </a:graphicData>
            </a:graphic>
          </wp:inline>
        </w:drawing>
      </w:r>
    </w:p>
    <w:p w:rsidR="00BD4DF1" w:rsidRPr="003A7D74" w:rsidRDefault="00865E98" w:rsidP="00865E98">
      <w:pPr>
        <w:pStyle w:val="a3"/>
        <w:rPr>
          <w:rFonts w:eastAsia="宋体" w:cs="Times New Roman"/>
          <w:sz w:val="20"/>
          <w:szCs w:val="20"/>
        </w:rPr>
      </w:pPr>
      <w:bookmarkStart w:id="536" w:name="_Toc395800727"/>
      <w:r>
        <w:rPr>
          <w:rFonts w:ascii="宋体" w:eastAsia="宋体" w:hAnsi="宋体" w:cs="宋体" w:hint="eastAsia"/>
        </w:rPr>
        <w:t>图</w:t>
      </w:r>
      <w:r>
        <w:rPr>
          <w:rFonts w:cs="Times New Roman"/>
        </w:rPr>
        <w:t>6-</w:t>
      </w:r>
      <w:r>
        <w:rPr>
          <w:rFonts w:hint="eastAsia"/>
        </w:rPr>
        <w:t xml:space="preserve"> </w:t>
      </w:r>
      <w:fldSimple w:instr=" SEQ 图6- \* ARABIC ">
        <w:r>
          <w:rPr>
            <w:noProof/>
          </w:rPr>
          <w:t>20</w:t>
        </w:r>
      </w:fldSimple>
      <w:r w:rsidRPr="00865E98">
        <w:rPr>
          <w:rFonts w:ascii="宋体" w:eastAsia="宋体" w:hAnsi="宋体" w:cs="宋体" w:hint="eastAsia"/>
        </w:rPr>
        <w:t>初始</w:t>
      </w:r>
      <w:r w:rsidRPr="00865E98">
        <w:rPr>
          <w:rFonts w:cs="Times New Roman"/>
        </w:rPr>
        <w:t>shifted-flowpaths</w:t>
      </w:r>
      <w:bookmarkEnd w:id="536"/>
    </w:p>
    <w:p w:rsidR="00C45280" w:rsidRDefault="003A7D74" w:rsidP="003A7D74">
      <w:pPr>
        <w:spacing w:line="360" w:lineRule="auto"/>
        <w:ind w:firstLineChars="200" w:firstLine="420"/>
        <w:jc w:val="both"/>
        <w:rPr>
          <w:rFonts w:asciiTheme="minorEastAsia" w:eastAsiaTheme="minorEastAsia" w:hAnsiTheme="minorEastAsia" w:cs="宋体"/>
          <w:sz w:val="21"/>
          <w:szCs w:val="21"/>
        </w:rPr>
      </w:pPr>
      <w:r w:rsidRPr="003A7D74">
        <w:rPr>
          <w:rFonts w:asciiTheme="minorEastAsia" w:eastAsiaTheme="minorEastAsia" w:hAnsiTheme="minorEastAsia" w:cs="宋体" w:hint="eastAsia"/>
          <w:sz w:val="21"/>
          <w:szCs w:val="21"/>
        </w:rPr>
        <w:t>shifted-flowpaths</w:t>
      </w:r>
      <w:r w:rsidR="00C45280" w:rsidRPr="00C45280">
        <w:rPr>
          <w:rFonts w:asciiTheme="minorEastAsia" w:eastAsiaTheme="minorEastAsia" w:hAnsiTheme="minorEastAsia" w:cs="宋体" w:hint="eastAsia"/>
          <w:sz w:val="21"/>
          <w:szCs w:val="21"/>
        </w:rPr>
        <w:t>是否是正确的，下面让我们通过试验来验证。</w:t>
      </w:r>
    </w:p>
    <w:p w:rsidR="00C45280" w:rsidRDefault="00C45280" w:rsidP="00C45280">
      <w:pPr>
        <w:spacing w:line="360" w:lineRule="auto"/>
        <w:ind w:firstLineChars="200" w:firstLine="420"/>
        <w:jc w:val="both"/>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从图6-20中我们可以看到存在h1-s3-s4-s5-h4这样一条shifted-flowpaths。让</w:t>
      </w:r>
      <w:r w:rsidR="000A65B6">
        <w:rPr>
          <w:rFonts w:asciiTheme="minorEastAsia" w:eastAsiaTheme="minorEastAsia" w:hAnsiTheme="minorEastAsia" w:cs="宋体" w:hint="eastAsia"/>
          <w:sz w:val="21"/>
          <w:szCs w:val="21"/>
        </w:rPr>
        <w:t>主机</w:t>
      </w:r>
      <w:r>
        <w:rPr>
          <w:rFonts w:asciiTheme="minorEastAsia" w:eastAsiaTheme="minorEastAsia" w:hAnsiTheme="minorEastAsia" w:cs="宋体" w:hint="eastAsia"/>
          <w:sz w:val="21"/>
          <w:szCs w:val="21"/>
        </w:rPr>
        <w:t>h1</w:t>
      </w:r>
      <w:r w:rsidR="000A65B6">
        <w:rPr>
          <w:rFonts w:asciiTheme="minorEastAsia" w:eastAsiaTheme="minorEastAsia" w:hAnsiTheme="minorEastAsia" w:cs="宋体" w:hint="eastAsia"/>
          <w:sz w:val="21"/>
          <w:szCs w:val="21"/>
        </w:rPr>
        <w:t>直接ping主机h4，发现无法通信。如图6-21。</w:t>
      </w:r>
    </w:p>
    <w:p w:rsidR="00017ECC" w:rsidRDefault="000A65B6" w:rsidP="00017ECC">
      <w:pPr>
        <w:keepNext/>
        <w:spacing w:line="360" w:lineRule="auto"/>
        <w:jc w:val="both"/>
      </w:pPr>
      <w:r w:rsidRPr="000A65B6">
        <w:rPr>
          <w:rFonts w:asciiTheme="minorEastAsia" w:eastAsiaTheme="minorEastAsia" w:hAnsiTheme="minorEastAsia" w:cs="宋体"/>
          <w:noProof/>
          <w:sz w:val="21"/>
          <w:szCs w:val="21"/>
        </w:rPr>
        <w:drawing>
          <wp:inline distT="0" distB="0" distL="0" distR="0">
            <wp:extent cx="4600575" cy="2190750"/>
            <wp:effectExtent l="19050" t="0" r="9525" b="0"/>
            <wp:docPr id="9" name="图形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alphaModFix/>
                      <a:lum/>
                    </a:blip>
                    <a:srcRect/>
                    <a:stretch>
                      <a:fillRect/>
                    </a:stretch>
                  </pic:blipFill>
                  <pic:spPr>
                    <a:xfrm>
                      <a:off x="0" y="0"/>
                      <a:ext cx="4600437" cy="2190628"/>
                    </a:xfrm>
                    <a:prstGeom prst="rect">
                      <a:avLst/>
                    </a:prstGeom>
                  </pic:spPr>
                </pic:pic>
              </a:graphicData>
            </a:graphic>
          </wp:inline>
        </w:drawing>
      </w:r>
    </w:p>
    <w:p w:rsidR="000A65B6" w:rsidRPr="00017ECC" w:rsidRDefault="00017ECC" w:rsidP="00017ECC">
      <w:pPr>
        <w:pStyle w:val="a3"/>
        <w:rPr>
          <w:rFonts w:eastAsiaTheme="minorEastAsia"/>
        </w:rPr>
      </w:pPr>
      <w:bookmarkStart w:id="537" w:name="_Toc395798543"/>
      <w:bookmarkStart w:id="538" w:name="_Toc395798590"/>
      <w:bookmarkStart w:id="539" w:name="_Toc395800728"/>
      <w:r>
        <w:rPr>
          <w:rFonts w:ascii="宋体" w:eastAsia="宋体" w:hAnsi="宋体" w:cs="宋体" w:hint="eastAsia"/>
        </w:rPr>
        <w:t>图</w:t>
      </w:r>
      <w:r>
        <w:rPr>
          <w:rFonts w:cs="Times New Roman"/>
        </w:rPr>
        <w:t>6-</w:t>
      </w:r>
      <w:r>
        <w:rPr>
          <w:rFonts w:hint="eastAsia"/>
        </w:rPr>
        <w:t xml:space="preserve"> </w:t>
      </w:r>
      <w:fldSimple w:instr=" SEQ 图6- \* ARABIC ">
        <w:r w:rsidR="00865E98">
          <w:rPr>
            <w:noProof/>
          </w:rPr>
          <w:t>21</w:t>
        </w:r>
      </w:fldSimple>
      <w:r>
        <w:rPr>
          <w:rFonts w:eastAsiaTheme="minorEastAsia" w:hint="eastAsia"/>
        </w:rPr>
        <w:t>测试</w:t>
      </w:r>
      <w:r>
        <w:rPr>
          <w:rFonts w:eastAsiaTheme="minorEastAsia" w:hint="eastAsia"/>
        </w:rPr>
        <w:t>h1</w:t>
      </w:r>
      <w:r>
        <w:rPr>
          <w:rFonts w:eastAsiaTheme="minorEastAsia" w:hint="eastAsia"/>
        </w:rPr>
        <w:t>和</w:t>
      </w:r>
      <w:r>
        <w:rPr>
          <w:rFonts w:eastAsiaTheme="minorEastAsia" w:hint="eastAsia"/>
        </w:rPr>
        <w:t>h4</w:t>
      </w:r>
      <w:r>
        <w:rPr>
          <w:rFonts w:eastAsiaTheme="minorEastAsia" w:hint="eastAsia"/>
        </w:rPr>
        <w:t>通信</w:t>
      </w:r>
      <w:bookmarkEnd w:id="537"/>
      <w:bookmarkEnd w:id="538"/>
      <w:bookmarkEnd w:id="539"/>
    </w:p>
    <w:p w:rsidR="000A65B6" w:rsidRDefault="000A65B6" w:rsidP="00C45280">
      <w:pPr>
        <w:spacing w:line="360" w:lineRule="auto"/>
        <w:ind w:firstLineChars="200" w:firstLine="420"/>
        <w:jc w:val="both"/>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这是因为防火墙规则禁止主机h1和h4之间的通信，当h1向h4发送数据包时，由于没有匹配的流表，该数据包被送往控制器，控制器通过决策发现通信违反防火墙规则，因此向交换机下发drop命令，让交换机直接将该数据包丢弃。如图6-2</w:t>
      </w:r>
      <w:r w:rsidR="00017ECC">
        <w:rPr>
          <w:rFonts w:asciiTheme="minorEastAsia" w:eastAsiaTheme="minorEastAsia" w:hAnsiTheme="minorEastAsia" w:cs="宋体" w:hint="eastAsia"/>
          <w:sz w:val="21"/>
          <w:szCs w:val="21"/>
        </w:rPr>
        <w:t>2</w:t>
      </w:r>
      <w:r>
        <w:rPr>
          <w:rFonts w:asciiTheme="minorEastAsia" w:eastAsiaTheme="minorEastAsia" w:hAnsiTheme="minorEastAsia" w:cs="宋体" w:hint="eastAsia"/>
          <w:sz w:val="21"/>
          <w:szCs w:val="21"/>
        </w:rPr>
        <w:t>。其中1718数据包是h1向h4发送的ICMP数据包，该数据报被交换机以packet-in的形式发送到控制器。控制器通过决策</w:t>
      </w:r>
      <w:r w:rsidR="006B0E63">
        <w:rPr>
          <w:rFonts w:asciiTheme="minorEastAsia" w:eastAsiaTheme="minorEastAsia" w:hAnsiTheme="minorEastAsia" w:cs="宋体" w:hint="eastAsia"/>
          <w:sz w:val="21"/>
          <w:szCs w:val="21"/>
        </w:rPr>
        <w:t>下发packet-out消息——1720数据包，数据包中没有指定output动作，默认是丢弃数据包。交换机收到1720数据包，根据数据包的信息添加了drop流表，丢弃所有的从h1发往h4的数据包。因此h1和h4便无法通信了。</w:t>
      </w:r>
    </w:p>
    <w:p w:rsidR="006B0E63" w:rsidRDefault="000A65B6" w:rsidP="006B0E63">
      <w:pPr>
        <w:keepNext/>
        <w:spacing w:line="360" w:lineRule="auto"/>
        <w:jc w:val="both"/>
      </w:pPr>
      <w:r w:rsidRPr="000A65B6">
        <w:rPr>
          <w:rFonts w:asciiTheme="minorEastAsia" w:eastAsiaTheme="minorEastAsia" w:hAnsiTheme="minorEastAsia" w:cs="宋体"/>
          <w:noProof/>
          <w:sz w:val="21"/>
          <w:szCs w:val="21"/>
        </w:rPr>
        <w:lastRenderedPageBreak/>
        <w:drawing>
          <wp:inline distT="0" distB="0" distL="0" distR="0">
            <wp:extent cx="6115050" cy="1733550"/>
            <wp:effectExtent l="19050" t="0" r="0" b="0"/>
            <wp:docPr id="10" name="图形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alphaModFix/>
                      <a:lum/>
                    </a:blip>
                    <a:srcRect/>
                    <a:stretch>
                      <a:fillRect/>
                    </a:stretch>
                  </pic:blipFill>
                  <pic:spPr>
                    <a:xfrm>
                      <a:off x="0" y="0"/>
                      <a:ext cx="6119987" cy="1735531"/>
                    </a:xfrm>
                    <a:prstGeom prst="rect">
                      <a:avLst/>
                    </a:prstGeom>
                  </pic:spPr>
                </pic:pic>
              </a:graphicData>
            </a:graphic>
          </wp:inline>
        </w:drawing>
      </w:r>
    </w:p>
    <w:p w:rsidR="000A65B6" w:rsidRPr="00017ECC" w:rsidRDefault="006B0E63" w:rsidP="006B0E63">
      <w:pPr>
        <w:pStyle w:val="a3"/>
        <w:rPr>
          <w:rFonts w:asciiTheme="minorEastAsia" w:eastAsiaTheme="minorEastAsia" w:hAnsiTheme="minorEastAsia" w:cs="宋体"/>
          <w:sz w:val="21"/>
          <w:szCs w:val="21"/>
        </w:rPr>
      </w:pPr>
      <w:bookmarkStart w:id="540" w:name="_Toc395798544"/>
      <w:bookmarkStart w:id="541" w:name="_Toc395798591"/>
      <w:bookmarkStart w:id="542" w:name="_Toc395800729"/>
      <w:r>
        <w:rPr>
          <w:rFonts w:ascii="宋体" w:eastAsia="宋体" w:hAnsi="宋体" w:cs="宋体" w:hint="eastAsia"/>
        </w:rPr>
        <w:t>图</w:t>
      </w:r>
      <w:r>
        <w:rPr>
          <w:rFonts w:cs="Times New Roman"/>
        </w:rPr>
        <w:t>6-</w:t>
      </w:r>
      <w:r>
        <w:rPr>
          <w:rFonts w:hint="eastAsia"/>
        </w:rPr>
        <w:t xml:space="preserve"> </w:t>
      </w:r>
      <w:fldSimple w:instr=" SEQ 图6- \* ARABIC ">
        <w:r w:rsidR="00865E98">
          <w:rPr>
            <w:noProof/>
          </w:rPr>
          <w:t>22</w:t>
        </w:r>
      </w:fldSimple>
      <w:r w:rsidR="00017ECC">
        <w:rPr>
          <w:rFonts w:eastAsiaTheme="minorEastAsia" w:hint="eastAsia"/>
        </w:rPr>
        <w:t>抓取数据包</w:t>
      </w:r>
      <w:r w:rsidR="00017ECC">
        <w:rPr>
          <w:rFonts w:eastAsiaTheme="minorEastAsia" w:hint="eastAsia"/>
        </w:rPr>
        <w:t>1</w:t>
      </w:r>
      <w:bookmarkEnd w:id="540"/>
      <w:bookmarkEnd w:id="541"/>
      <w:bookmarkEnd w:id="542"/>
    </w:p>
    <w:p w:rsidR="006B0E63" w:rsidRDefault="006B0E63" w:rsidP="00C45280">
      <w:pPr>
        <w:spacing w:line="360" w:lineRule="auto"/>
        <w:ind w:firstLineChars="200" w:firstLine="420"/>
        <w:jc w:val="both"/>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在图6-</w:t>
      </w:r>
      <w:r w:rsidR="00017ECC">
        <w:rPr>
          <w:rFonts w:asciiTheme="minorEastAsia" w:eastAsiaTheme="minorEastAsia" w:hAnsiTheme="minorEastAsia" w:cs="宋体" w:hint="eastAsia"/>
          <w:sz w:val="21"/>
          <w:szCs w:val="21"/>
        </w:rPr>
        <w:t>2</w:t>
      </w:r>
      <w:r>
        <w:rPr>
          <w:rFonts w:asciiTheme="minorEastAsia" w:eastAsiaTheme="minorEastAsia" w:hAnsiTheme="minorEastAsia" w:cs="宋体" w:hint="eastAsia"/>
          <w:sz w:val="21"/>
          <w:szCs w:val="21"/>
        </w:rPr>
        <w:t xml:space="preserve">1中的第二条ping命令是ping </w:t>
      </w:r>
      <w:r>
        <w:rPr>
          <w:rFonts w:asciiTheme="minorEastAsia" w:eastAsiaTheme="minorEastAsia" w:hAnsiTheme="minorEastAsia" w:cs="宋体"/>
          <w:sz w:val="21"/>
          <w:szCs w:val="21"/>
        </w:rPr>
        <w:t>–</w:t>
      </w:r>
      <w:r>
        <w:rPr>
          <w:rFonts w:asciiTheme="minorEastAsia" w:eastAsiaTheme="minorEastAsia" w:hAnsiTheme="minorEastAsia" w:cs="宋体" w:hint="eastAsia"/>
          <w:sz w:val="21"/>
          <w:szCs w:val="21"/>
        </w:rPr>
        <w:t>c3 10.0.0.3，发现可以ping通。但是h1究竟是和h3（</w:t>
      </w:r>
      <w:r w:rsidR="00865E98">
        <w:rPr>
          <w:rFonts w:asciiTheme="minorEastAsia" w:eastAsiaTheme="minorEastAsia" w:hAnsiTheme="minorEastAsia" w:cs="宋体" w:hint="eastAsia"/>
          <w:sz w:val="21"/>
          <w:szCs w:val="21"/>
        </w:rPr>
        <w:t>IP</w:t>
      </w:r>
      <w:r>
        <w:rPr>
          <w:rFonts w:asciiTheme="minorEastAsia" w:eastAsiaTheme="minorEastAsia" w:hAnsiTheme="minorEastAsia" w:cs="宋体" w:hint="eastAsia"/>
          <w:sz w:val="21"/>
          <w:szCs w:val="21"/>
        </w:rPr>
        <w:t>=10.0.0.3）通信还是和其他的主机通信，抓取数据包来验证。</w:t>
      </w:r>
    </w:p>
    <w:p w:rsidR="006B0E63" w:rsidRDefault="006B0E63" w:rsidP="006B0E63">
      <w:pPr>
        <w:keepNext/>
        <w:spacing w:line="360" w:lineRule="auto"/>
        <w:jc w:val="both"/>
      </w:pPr>
      <w:r w:rsidRPr="006B0E63">
        <w:rPr>
          <w:rFonts w:asciiTheme="minorEastAsia" w:eastAsiaTheme="minorEastAsia" w:hAnsiTheme="minorEastAsia" w:cs="宋体"/>
          <w:noProof/>
          <w:sz w:val="21"/>
          <w:szCs w:val="21"/>
        </w:rPr>
        <w:drawing>
          <wp:inline distT="0" distB="0" distL="0" distR="0">
            <wp:extent cx="6115050" cy="981075"/>
            <wp:effectExtent l="19050" t="0" r="0" b="0"/>
            <wp:docPr id="11" name="图形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alphaModFix/>
                      <a:lum/>
                    </a:blip>
                    <a:srcRect/>
                    <a:stretch>
                      <a:fillRect/>
                    </a:stretch>
                  </pic:blipFill>
                  <pic:spPr>
                    <a:xfrm>
                      <a:off x="0" y="0"/>
                      <a:ext cx="6119987" cy="981699"/>
                    </a:xfrm>
                    <a:prstGeom prst="rect">
                      <a:avLst/>
                    </a:prstGeom>
                  </pic:spPr>
                </pic:pic>
              </a:graphicData>
            </a:graphic>
          </wp:inline>
        </w:drawing>
      </w:r>
    </w:p>
    <w:p w:rsidR="006B0E63" w:rsidRPr="00017ECC" w:rsidRDefault="006B0E63" w:rsidP="006B0E63">
      <w:pPr>
        <w:pStyle w:val="a3"/>
        <w:rPr>
          <w:rFonts w:eastAsiaTheme="minorEastAsia"/>
        </w:rPr>
      </w:pPr>
      <w:bookmarkStart w:id="543" w:name="_Toc395798545"/>
      <w:bookmarkStart w:id="544" w:name="_Toc395798592"/>
      <w:bookmarkStart w:id="545" w:name="_Toc395800730"/>
      <w:r>
        <w:rPr>
          <w:rFonts w:ascii="宋体" w:eastAsia="宋体" w:hAnsi="宋体" w:cs="宋体" w:hint="eastAsia"/>
        </w:rPr>
        <w:t>图</w:t>
      </w:r>
      <w:r>
        <w:rPr>
          <w:rFonts w:cs="Times New Roman"/>
        </w:rPr>
        <w:t>6-</w:t>
      </w:r>
      <w:r>
        <w:t xml:space="preserve"> </w:t>
      </w:r>
      <w:fldSimple w:instr=" SEQ 图6- \* ARABIC ">
        <w:r w:rsidR="00865E98">
          <w:rPr>
            <w:noProof/>
          </w:rPr>
          <w:t>23</w:t>
        </w:r>
      </w:fldSimple>
      <w:r w:rsidR="00017ECC">
        <w:rPr>
          <w:rFonts w:eastAsiaTheme="minorEastAsia" w:hint="eastAsia"/>
        </w:rPr>
        <w:t>抓取数据包</w:t>
      </w:r>
      <w:r w:rsidR="00017ECC">
        <w:rPr>
          <w:rFonts w:eastAsiaTheme="minorEastAsia" w:hint="eastAsia"/>
        </w:rPr>
        <w:t>2</w:t>
      </w:r>
      <w:bookmarkEnd w:id="543"/>
      <w:bookmarkEnd w:id="544"/>
      <w:bookmarkEnd w:id="545"/>
    </w:p>
    <w:p w:rsidR="006B0E63" w:rsidRPr="00B81EBA" w:rsidRDefault="006B0E63" w:rsidP="006B0E63">
      <w:pPr>
        <w:spacing w:line="360" w:lineRule="auto"/>
        <w:ind w:firstLineChars="200" w:firstLine="420"/>
        <w:jc w:val="both"/>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观察图6-</w:t>
      </w:r>
      <w:r w:rsidR="00017ECC">
        <w:rPr>
          <w:rFonts w:asciiTheme="minorEastAsia" w:eastAsiaTheme="minorEastAsia" w:hAnsiTheme="minorEastAsia" w:cs="宋体" w:hint="eastAsia"/>
          <w:sz w:val="21"/>
          <w:szCs w:val="21"/>
        </w:rPr>
        <w:t>2</w:t>
      </w:r>
      <w:r>
        <w:rPr>
          <w:rFonts w:asciiTheme="minorEastAsia" w:eastAsiaTheme="minorEastAsia" w:hAnsiTheme="minorEastAsia" w:cs="宋体" w:hint="eastAsia"/>
          <w:sz w:val="21"/>
          <w:szCs w:val="21"/>
        </w:rPr>
        <w:t>3发现ICMP数据包的源地址不是固定的10.0.0.1，目的地址也不是固定的10.0.0.3。但是，</w:t>
      </w:r>
      <w:r w:rsidR="00B81EBA">
        <w:rPr>
          <w:rFonts w:asciiTheme="minorEastAsia" w:eastAsiaTheme="minorEastAsia" w:hAnsiTheme="minorEastAsia" w:cs="宋体" w:hint="eastAsia"/>
          <w:sz w:val="21"/>
          <w:szCs w:val="21"/>
        </w:rPr>
        <w:t>ICMP数据包最终到达了主机h4，并且h4 发送了响应的ICMP数据包。说明该PING命令测试的实际是主机h1和主机h4之间的通信。为什么h1向h3发送ICMP请求数据包最终到达了主机h4呢？其实这就是shifted-flowpaths。主机h1向主机h3发送的ICMP数据包在交换机s3中，源地址被修改为10.0.0.2。数据包到达交换机s4时目的地址被修改为10.0.0.4。到达交换机s5是ICMP数据包的源地址是10.0.0.2目的地址是10.0.0.4，于是该数据报被交换机s5转发到主机h4。h4收到请求数据包后，向主机h2发送响应数据包。响应数据包经过和请求数据包相反的修改过程最终到达了主机h1，从而完成了通信。但是，这样的通信并不是直接的通信，而是修改数据包的</w:t>
      </w:r>
      <w:r w:rsidR="00865E98">
        <w:rPr>
          <w:rFonts w:asciiTheme="minorEastAsia" w:eastAsiaTheme="minorEastAsia" w:hAnsiTheme="minorEastAsia" w:cs="宋体" w:hint="eastAsia"/>
          <w:sz w:val="21"/>
          <w:szCs w:val="21"/>
        </w:rPr>
        <w:t>IP</w:t>
      </w:r>
      <w:r w:rsidR="00B81EBA">
        <w:rPr>
          <w:rFonts w:asciiTheme="minorEastAsia" w:eastAsiaTheme="minorEastAsia" w:hAnsiTheme="minorEastAsia" w:cs="宋体" w:hint="eastAsia"/>
          <w:sz w:val="21"/>
          <w:szCs w:val="21"/>
        </w:rPr>
        <w:t>地址间接地通信。这样的通过信路径便是shifted-flowpaths。</w:t>
      </w:r>
      <w:r w:rsidR="009B5F11">
        <w:rPr>
          <w:rFonts w:asciiTheme="minorEastAsia" w:eastAsiaTheme="minorEastAsia" w:hAnsiTheme="minorEastAsia" w:cs="宋体" w:hint="eastAsia"/>
          <w:sz w:val="21"/>
          <w:szCs w:val="21"/>
        </w:rPr>
        <w:t>其他的路径的通信过程和该路径相似。</w:t>
      </w:r>
    </w:p>
    <w:p w:rsidR="00B25DBB" w:rsidRPr="00C45280" w:rsidRDefault="00BD4DF1" w:rsidP="009B5F11">
      <w:pPr>
        <w:spacing w:line="360" w:lineRule="auto"/>
        <w:ind w:firstLineChars="200" w:firstLine="420"/>
        <w:jc w:val="both"/>
        <w:rPr>
          <w:rFonts w:asciiTheme="minorEastAsia" w:eastAsiaTheme="minorEastAsia" w:hAnsiTheme="minorEastAsia" w:cs="宋体"/>
          <w:sz w:val="21"/>
          <w:szCs w:val="21"/>
        </w:rPr>
      </w:pPr>
      <w:r w:rsidRPr="00C45280">
        <w:rPr>
          <w:rFonts w:asciiTheme="minorEastAsia" w:eastAsiaTheme="minorEastAsia" w:hAnsiTheme="minorEastAsia" w:cs="宋体" w:hint="eastAsia"/>
          <w:sz w:val="21"/>
          <w:szCs w:val="21"/>
        </w:rPr>
        <w:t>选择删除交换机</w:t>
      </w:r>
      <w:r w:rsidRPr="00C45280">
        <w:rPr>
          <w:rFonts w:asciiTheme="minorEastAsia" w:eastAsiaTheme="minorEastAsia" w:hAnsiTheme="minorEastAsia" w:hint="eastAsia"/>
          <w:sz w:val="21"/>
          <w:szCs w:val="21"/>
        </w:rPr>
        <w:t>s3</w:t>
      </w:r>
      <w:r w:rsidRPr="00C45280">
        <w:rPr>
          <w:rFonts w:asciiTheme="minorEastAsia" w:eastAsiaTheme="minorEastAsia" w:hAnsiTheme="minorEastAsia" w:cs="宋体" w:hint="eastAsia"/>
          <w:sz w:val="21"/>
          <w:szCs w:val="21"/>
        </w:rPr>
        <w:t>中的流表</w:t>
      </w:r>
      <w:r w:rsidRPr="00C45280">
        <w:rPr>
          <w:rFonts w:asciiTheme="minorEastAsia" w:eastAsiaTheme="minorEastAsia" w:hAnsiTheme="minorEastAsia" w:hint="eastAsia"/>
          <w:sz w:val="21"/>
          <w:szCs w:val="21"/>
        </w:rPr>
        <w:t>flow-mod-6</w:t>
      </w:r>
      <w:r w:rsidRPr="00C45280">
        <w:rPr>
          <w:rFonts w:asciiTheme="minorEastAsia" w:eastAsiaTheme="minorEastAsia" w:hAnsiTheme="minorEastAsia" w:cs="宋体" w:hint="eastAsia"/>
          <w:sz w:val="21"/>
          <w:szCs w:val="21"/>
        </w:rPr>
        <w:t>动态生成</w:t>
      </w:r>
      <w:r w:rsidRPr="00C45280">
        <w:rPr>
          <w:rFonts w:asciiTheme="minorEastAsia" w:eastAsiaTheme="minorEastAsia" w:hAnsiTheme="minorEastAsia" w:hint="eastAsia"/>
          <w:sz w:val="21"/>
          <w:szCs w:val="21"/>
        </w:rPr>
        <w:t>shifted-flowpath</w:t>
      </w:r>
      <w:r w:rsidRPr="00C45280">
        <w:rPr>
          <w:rFonts w:asciiTheme="minorEastAsia" w:eastAsiaTheme="minorEastAsia" w:hAnsiTheme="minorEastAsia" w:cs="宋体" w:hint="eastAsia"/>
          <w:sz w:val="21"/>
          <w:szCs w:val="21"/>
        </w:rPr>
        <w:t>。</w:t>
      </w:r>
    </w:p>
    <w:p w:rsidR="00865E98" w:rsidRDefault="00B25DBB" w:rsidP="00865E98">
      <w:pPr>
        <w:keepNext/>
        <w:spacing w:line="360" w:lineRule="auto"/>
        <w:jc w:val="both"/>
      </w:pPr>
      <w:r w:rsidRPr="007139D1">
        <w:rPr>
          <w:rFonts w:ascii="华文黑体" w:eastAsia="华文黑体" w:hAnsiTheme="minorEastAsia" w:cs="宋体" w:hint="eastAsia"/>
          <w:noProof/>
          <w:sz w:val="24"/>
          <w:szCs w:val="24"/>
        </w:rPr>
        <w:lastRenderedPageBreak/>
        <w:drawing>
          <wp:inline distT="0" distB="0" distL="0" distR="0">
            <wp:extent cx="5274310" cy="2050665"/>
            <wp:effectExtent l="19050" t="0" r="2540" b="0"/>
            <wp:docPr id="15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7" cstate="print"/>
                    <a:srcRect/>
                    <a:stretch>
                      <a:fillRect/>
                    </a:stretch>
                  </pic:blipFill>
                  <pic:spPr bwMode="auto">
                    <a:xfrm>
                      <a:off x="0" y="0"/>
                      <a:ext cx="5274310" cy="2050665"/>
                    </a:xfrm>
                    <a:prstGeom prst="rect">
                      <a:avLst/>
                    </a:prstGeom>
                    <a:noFill/>
                    <a:ln w="9525">
                      <a:noFill/>
                      <a:miter lim="800000"/>
                      <a:headEnd/>
                      <a:tailEnd/>
                    </a:ln>
                  </pic:spPr>
                </pic:pic>
              </a:graphicData>
            </a:graphic>
          </wp:inline>
        </w:drawing>
      </w:r>
    </w:p>
    <w:p w:rsidR="00BD4DF1" w:rsidRPr="007139D1" w:rsidRDefault="00865E98" w:rsidP="00865E98">
      <w:pPr>
        <w:pStyle w:val="a3"/>
        <w:rPr>
          <w:rFonts w:ascii="华文黑体" w:eastAsia="华文黑体"/>
        </w:rPr>
      </w:pPr>
      <w:bookmarkStart w:id="546" w:name="_Toc395800731"/>
      <w:r>
        <w:rPr>
          <w:rFonts w:ascii="宋体" w:eastAsia="宋体" w:hAnsi="宋体" w:cs="宋体" w:hint="eastAsia"/>
        </w:rPr>
        <w:t>图</w:t>
      </w:r>
      <w:r>
        <w:rPr>
          <w:rFonts w:cs="Times New Roman"/>
        </w:rPr>
        <w:t>6-</w:t>
      </w:r>
      <w:r>
        <w:rPr>
          <w:rFonts w:hint="eastAsia"/>
        </w:rPr>
        <w:t xml:space="preserve"> </w:t>
      </w:r>
      <w:fldSimple w:instr=" SEQ 图6- \* ARABIC ">
        <w:r>
          <w:rPr>
            <w:noProof/>
          </w:rPr>
          <w:t>24</w:t>
        </w:r>
      </w:fldSimple>
      <w:r w:rsidRPr="00865E98">
        <w:rPr>
          <w:rFonts w:ascii="宋体" w:eastAsia="宋体" w:hAnsi="宋体" w:cs="宋体" w:hint="eastAsia"/>
        </w:rPr>
        <w:t>删除流表</w:t>
      </w:r>
      <w:bookmarkEnd w:id="546"/>
    </w:p>
    <w:p w:rsidR="00B25DBB" w:rsidRPr="009B5F11" w:rsidRDefault="009B5F11" w:rsidP="00865E98">
      <w:pPr>
        <w:spacing w:line="360" w:lineRule="auto"/>
        <w:ind w:firstLineChars="200" w:firstLine="420"/>
        <w:jc w:val="both"/>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被删除的流表项是构成改路径的众多流表中的一条，删除该流表后，路径便不复存在了。</w:t>
      </w:r>
      <w:r w:rsidR="00BD4DF1" w:rsidRPr="009B5F11">
        <w:rPr>
          <w:rFonts w:asciiTheme="minorEastAsia" w:eastAsiaTheme="minorEastAsia" w:hAnsiTheme="minorEastAsia" w:cs="宋体" w:hint="eastAsia"/>
          <w:sz w:val="21"/>
          <w:szCs w:val="21"/>
        </w:rPr>
        <w:t>在新的</w:t>
      </w:r>
      <w:r w:rsidR="00BD4DF1" w:rsidRPr="009B5F11">
        <w:rPr>
          <w:rFonts w:asciiTheme="minorEastAsia" w:eastAsiaTheme="minorEastAsia" w:hAnsiTheme="minorEastAsia" w:hint="eastAsia"/>
          <w:sz w:val="21"/>
          <w:szCs w:val="21"/>
        </w:rPr>
        <w:t>shifted-flowpaths</w:t>
      </w:r>
      <w:r w:rsidR="00BD4DF1" w:rsidRPr="009B5F11">
        <w:rPr>
          <w:rFonts w:asciiTheme="minorEastAsia" w:eastAsiaTheme="minorEastAsia" w:hAnsiTheme="minorEastAsia" w:cs="宋体" w:hint="eastAsia"/>
          <w:sz w:val="21"/>
          <w:szCs w:val="21"/>
        </w:rPr>
        <w:t>中没有</w:t>
      </w:r>
      <w:r w:rsidR="00BD4DF1" w:rsidRPr="009B5F11">
        <w:rPr>
          <w:rFonts w:asciiTheme="minorEastAsia" w:eastAsiaTheme="minorEastAsia" w:hAnsiTheme="minorEastAsia" w:hint="eastAsia"/>
          <w:sz w:val="21"/>
          <w:szCs w:val="21"/>
        </w:rPr>
        <w:t>10.0.0.4-s5-s4-s3-10.0.0.1</w:t>
      </w:r>
      <w:r w:rsidR="00BD4DF1" w:rsidRPr="009B5F11">
        <w:rPr>
          <w:rFonts w:asciiTheme="minorEastAsia" w:eastAsiaTheme="minorEastAsia" w:hAnsiTheme="minorEastAsia" w:cs="宋体" w:hint="eastAsia"/>
          <w:sz w:val="21"/>
          <w:szCs w:val="21"/>
        </w:rPr>
        <w:t>。</w:t>
      </w:r>
    </w:p>
    <w:p w:rsidR="00865E98" w:rsidRDefault="00B25DBB" w:rsidP="00865E98">
      <w:pPr>
        <w:keepNext/>
        <w:spacing w:line="360" w:lineRule="auto"/>
        <w:jc w:val="both"/>
      </w:pPr>
      <w:r w:rsidRPr="007139D1">
        <w:rPr>
          <w:rFonts w:ascii="华文黑体" w:eastAsia="华文黑体" w:hAnsiTheme="minorEastAsia" w:cs="宋体" w:hint="eastAsia"/>
          <w:noProof/>
          <w:sz w:val="24"/>
          <w:szCs w:val="24"/>
        </w:rPr>
        <w:drawing>
          <wp:inline distT="0" distB="0" distL="0" distR="0">
            <wp:extent cx="4914900" cy="1362075"/>
            <wp:effectExtent l="19050" t="0" r="0" b="0"/>
            <wp:docPr id="14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8" cstate="print"/>
                    <a:srcRect/>
                    <a:stretch>
                      <a:fillRect/>
                    </a:stretch>
                  </pic:blipFill>
                  <pic:spPr bwMode="auto">
                    <a:xfrm>
                      <a:off x="0" y="0"/>
                      <a:ext cx="4914900" cy="1362075"/>
                    </a:xfrm>
                    <a:prstGeom prst="rect">
                      <a:avLst/>
                    </a:prstGeom>
                    <a:noFill/>
                    <a:ln w="9525">
                      <a:noFill/>
                      <a:miter lim="800000"/>
                      <a:headEnd/>
                      <a:tailEnd/>
                    </a:ln>
                  </pic:spPr>
                </pic:pic>
              </a:graphicData>
            </a:graphic>
          </wp:inline>
        </w:drawing>
      </w:r>
    </w:p>
    <w:p w:rsidR="00B25DBB" w:rsidRPr="007139D1" w:rsidRDefault="00865E98" w:rsidP="00865E98">
      <w:pPr>
        <w:pStyle w:val="a3"/>
        <w:rPr>
          <w:rFonts w:ascii="华文黑体" w:eastAsia="华文黑体" w:hAnsiTheme="minorEastAsia" w:cs="宋体"/>
        </w:rPr>
      </w:pPr>
      <w:bookmarkStart w:id="547" w:name="_Toc395800732"/>
      <w:r>
        <w:rPr>
          <w:rFonts w:hint="eastAsia"/>
        </w:rPr>
        <w:t xml:space="preserve">图6- </w:t>
      </w:r>
      <w:fldSimple w:instr=" SEQ 图6- \* ARABIC ">
        <w:r>
          <w:rPr>
            <w:noProof/>
          </w:rPr>
          <w:t>25</w:t>
        </w:r>
      </w:fldSimple>
      <w:r w:rsidRPr="00865E98">
        <w:rPr>
          <w:rFonts w:ascii="宋体" w:eastAsia="宋体" w:hAnsi="宋体" w:cs="宋体" w:hint="eastAsia"/>
        </w:rPr>
        <w:t>动态生成</w:t>
      </w:r>
      <w:r w:rsidRPr="00865E98">
        <w:rPr>
          <w:rFonts w:cs="Times New Roman"/>
        </w:rPr>
        <w:t>shifted-flowpath</w:t>
      </w:r>
      <w:bookmarkEnd w:id="547"/>
    </w:p>
    <w:p w:rsidR="00BD4DF1" w:rsidRPr="007139D1" w:rsidRDefault="00BD4DF1" w:rsidP="00CB1451">
      <w:pPr>
        <w:pStyle w:val="a6"/>
        <w:numPr>
          <w:ilvl w:val="0"/>
          <w:numId w:val="28"/>
        </w:numPr>
        <w:outlineLvl w:val="1"/>
        <w:rPr>
          <w:rFonts w:ascii="华文黑体" w:eastAsia="华文黑体"/>
          <w:sz w:val="24"/>
          <w:szCs w:val="24"/>
        </w:rPr>
      </w:pPr>
      <w:bookmarkStart w:id="548" w:name="_Toc395540049"/>
      <w:bookmarkStart w:id="549" w:name="_Toc395797785"/>
      <w:r w:rsidRPr="007139D1">
        <w:rPr>
          <w:rFonts w:ascii="华文黑体" w:eastAsia="华文黑体" w:hAnsi="宋体" w:cs="宋体" w:hint="eastAsia"/>
          <w:sz w:val="24"/>
          <w:szCs w:val="24"/>
        </w:rPr>
        <w:t>冲突检测</w:t>
      </w:r>
      <w:bookmarkEnd w:id="548"/>
      <w:bookmarkEnd w:id="549"/>
    </w:p>
    <w:p w:rsidR="00B25DBB" w:rsidRPr="00BC5AED" w:rsidRDefault="00BD4DF1" w:rsidP="009B5F11">
      <w:pPr>
        <w:spacing w:line="360" w:lineRule="auto"/>
        <w:ind w:firstLineChars="200" w:firstLine="420"/>
        <w:jc w:val="both"/>
        <w:rPr>
          <w:rFonts w:asciiTheme="minorEastAsia" w:eastAsiaTheme="minorEastAsia" w:hAnsiTheme="minorEastAsia" w:cs="宋体"/>
          <w:sz w:val="21"/>
          <w:szCs w:val="21"/>
        </w:rPr>
      </w:pPr>
      <w:r w:rsidRPr="00BC5AED">
        <w:rPr>
          <w:rFonts w:asciiTheme="minorEastAsia" w:eastAsiaTheme="minorEastAsia" w:hAnsiTheme="minorEastAsia" w:cs="宋体" w:hint="eastAsia"/>
          <w:sz w:val="21"/>
          <w:szCs w:val="21"/>
        </w:rPr>
        <w:t>系统初始化冲突路径列表。</w:t>
      </w:r>
    </w:p>
    <w:p w:rsidR="00865E98" w:rsidRDefault="00B25DBB" w:rsidP="00865E98">
      <w:pPr>
        <w:keepNext/>
        <w:jc w:val="both"/>
      </w:pPr>
      <w:r w:rsidRPr="007139D1">
        <w:rPr>
          <w:rFonts w:ascii="华文黑体" w:eastAsia="华文黑体" w:hAnsi="宋体" w:cs="宋体" w:hint="eastAsia"/>
          <w:noProof/>
          <w:sz w:val="24"/>
          <w:szCs w:val="24"/>
        </w:rPr>
        <w:drawing>
          <wp:inline distT="0" distB="0" distL="0" distR="0">
            <wp:extent cx="5274310" cy="935103"/>
            <wp:effectExtent l="19050" t="0" r="2540" b="0"/>
            <wp:docPr id="15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9" cstate="print"/>
                    <a:srcRect/>
                    <a:stretch>
                      <a:fillRect/>
                    </a:stretch>
                  </pic:blipFill>
                  <pic:spPr bwMode="auto">
                    <a:xfrm>
                      <a:off x="0" y="0"/>
                      <a:ext cx="5274310" cy="935103"/>
                    </a:xfrm>
                    <a:prstGeom prst="rect">
                      <a:avLst/>
                    </a:prstGeom>
                    <a:noFill/>
                    <a:ln w="9525">
                      <a:noFill/>
                      <a:miter lim="800000"/>
                      <a:headEnd/>
                      <a:tailEnd/>
                    </a:ln>
                  </pic:spPr>
                </pic:pic>
              </a:graphicData>
            </a:graphic>
          </wp:inline>
        </w:drawing>
      </w:r>
    </w:p>
    <w:p w:rsidR="00BD4DF1" w:rsidRPr="00865E98" w:rsidRDefault="00865E98" w:rsidP="00865E98">
      <w:pPr>
        <w:pStyle w:val="a3"/>
      </w:pPr>
      <w:bookmarkStart w:id="550" w:name="_Toc395800733"/>
      <w:r>
        <w:rPr>
          <w:rFonts w:ascii="宋体" w:eastAsia="宋体" w:hAnsi="宋体" w:cs="宋体" w:hint="eastAsia"/>
        </w:rPr>
        <w:t>图</w:t>
      </w:r>
      <w:r>
        <w:rPr>
          <w:rFonts w:cs="Times New Roman"/>
        </w:rPr>
        <w:t>6-</w:t>
      </w:r>
      <w:r>
        <w:t xml:space="preserve"> </w:t>
      </w:r>
      <w:r w:rsidR="00475907">
        <w:fldChar w:fldCharType="begin"/>
      </w:r>
      <w:r>
        <w:instrText xml:space="preserve"> SEQ </w:instrText>
      </w:r>
      <w:r>
        <w:rPr>
          <w:rFonts w:ascii="宋体" w:eastAsia="宋体" w:hAnsi="宋体" w:cs="宋体" w:hint="eastAsia"/>
        </w:rPr>
        <w:instrText>图</w:instrText>
      </w:r>
      <w:r>
        <w:rPr>
          <w:rFonts w:cs="Times New Roman"/>
        </w:rPr>
        <w:instrText>6- \* ARABIC</w:instrText>
      </w:r>
      <w:r>
        <w:instrText xml:space="preserve"> </w:instrText>
      </w:r>
      <w:r w:rsidR="00475907">
        <w:fldChar w:fldCharType="separate"/>
      </w:r>
      <w:r>
        <w:rPr>
          <w:noProof/>
        </w:rPr>
        <w:t>26</w:t>
      </w:r>
      <w:r w:rsidR="00475907">
        <w:fldChar w:fldCharType="end"/>
      </w:r>
      <w:r w:rsidRPr="00865E98">
        <w:rPr>
          <w:rFonts w:ascii="宋体" w:eastAsia="宋体" w:hAnsi="宋体" w:cs="宋体" w:hint="eastAsia"/>
        </w:rPr>
        <w:t>初始冲突路径</w:t>
      </w:r>
      <w:bookmarkEnd w:id="550"/>
    </w:p>
    <w:p w:rsidR="00BD4DF1" w:rsidRPr="00F57611" w:rsidRDefault="00E738ED" w:rsidP="00865E98">
      <w:pPr>
        <w:spacing w:line="360" w:lineRule="auto"/>
        <w:ind w:firstLineChars="200" w:firstLine="420"/>
        <w:jc w:val="both"/>
        <w:rPr>
          <w:rFonts w:asciiTheme="minorEastAsia" w:eastAsiaTheme="minorEastAsia" w:hAnsiTheme="minorEastAsia" w:cs="宋体"/>
          <w:sz w:val="21"/>
          <w:szCs w:val="21"/>
        </w:rPr>
      </w:pPr>
      <w:r w:rsidRPr="00F57611">
        <w:rPr>
          <w:rFonts w:asciiTheme="minorEastAsia" w:eastAsiaTheme="minorEastAsia" w:hAnsiTheme="minorEastAsia" w:cs="宋体" w:hint="eastAsia"/>
          <w:sz w:val="21"/>
          <w:szCs w:val="21"/>
        </w:rPr>
        <w:t>接下来我们验证10.0.0.1</w:t>
      </w:r>
      <w:r w:rsidR="00BC5AED" w:rsidRPr="00F57611">
        <w:rPr>
          <w:rFonts w:asciiTheme="minorEastAsia" w:eastAsiaTheme="minorEastAsia" w:hAnsiTheme="minorEastAsia" w:cs="宋体" w:hint="eastAsia"/>
          <w:sz w:val="21"/>
          <w:szCs w:val="21"/>
        </w:rPr>
        <w:t>-s3-s4-s5-10.0.0.4是否是冲突路径，即h1和h4可以通信但是违反了防火墙规则。</w:t>
      </w:r>
    </w:p>
    <w:p w:rsidR="00BC5AED" w:rsidRPr="00F57611" w:rsidRDefault="00BC5AED" w:rsidP="00F57611">
      <w:pPr>
        <w:spacing w:line="360" w:lineRule="auto"/>
        <w:ind w:firstLineChars="200" w:firstLine="420"/>
        <w:jc w:val="both"/>
        <w:rPr>
          <w:rFonts w:asciiTheme="minorEastAsia" w:eastAsiaTheme="minorEastAsia" w:hAnsiTheme="minorEastAsia" w:cs="宋体"/>
          <w:sz w:val="21"/>
          <w:szCs w:val="21"/>
        </w:rPr>
      </w:pPr>
      <w:r w:rsidRPr="00F57611">
        <w:rPr>
          <w:rFonts w:asciiTheme="minorEastAsia" w:eastAsiaTheme="minorEastAsia" w:hAnsiTheme="minorEastAsia" w:cs="宋体" w:hint="eastAsia"/>
          <w:sz w:val="21"/>
          <w:szCs w:val="21"/>
        </w:rPr>
        <w:t>在图</w:t>
      </w:r>
      <w:r w:rsidR="00017ECC">
        <w:rPr>
          <w:rFonts w:asciiTheme="minorEastAsia" w:eastAsiaTheme="minorEastAsia" w:hAnsiTheme="minorEastAsia" w:cs="宋体" w:hint="eastAsia"/>
          <w:sz w:val="21"/>
          <w:szCs w:val="21"/>
        </w:rPr>
        <w:t>6-27</w:t>
      </w:r>
      <w:r w:rsidRPr="00F57611">
        <w:rPr>
          <w:rFonts w:asciiTheme="minorEastAsia" w:eastAsiaTheme="minorEastAsia" w:hAnsiTheme="minorEastAsia" w:cs="宋体" w:hint="eastAsia"/>
          <w:sz w:val="21"/>
          <w:szCs w:val="21"/>
        </w:rPr>
        <w:t>中，主机h4监听来自端口6666的连接信息，主机h1向主机h4发出连接请求。连接失败，“Connection timed out”。正如在6</w:t>
      </w:r>
      <w:r w:rsidR="00F57611" w:rsidRPr="00F57611">
        <w:rPr>
          <w:rFonts w:asciiTheme="minorEastAsia" w:eastAsiaTheme="minorEastAsia" w:hAnsiTheme="minorEastAsia" w:cs="宋体" w:hint="eastAsia"/>
          <w:sz w:val="21"/>
          <w:szCs w:val="21"/>
        </w:rPr>
        <w:t>.4中分析</w:t>
      </w:r>
      <w:r w:rsidRPr="00F57611">
        <w:rPr>
          <w:rFonts w:asciiTheme="minorEastAsia" w:eastAsiaTheme="minorEastAsia" w:hAnsiTheme="minorEastAsia" w:cs="宋体" w:hint="eastAsia"/>
          <w:sz w:val="21"/>
          <w:szCs w:val="21"/>
        </w:rPr>
        <w:t>的那样，由于防火墙规则禁止主机h1和主机h4之间的通信，主机h1发送的请求数据包被交换机s3丢起了，因此连接失败。如果我们让主机h1向主机h3发出连接请求，发现主机h1最终链接的是主机h4，因为从终端h1中输入的文字都可以在h4的终端上显示，说明h1和h4是可以通信的。通信过</w:t>
      </w:r>
      <w:r w:rsidRPr="00F57611">
        <w:rPr>
          <w:rFonts w:asciiTheme="minorEastAsia" w:eastAsiaTheme="minorEastAsia" w:hAnsiTheme="minorEastAsia" w:cs="宋体" w:hint="eastAsia"/>
          <w:sz w:val="21"/>
          <w:szCs w:val="21"/>
        </w:rPr>
        <w:lastRenderedPageBreak/>
        <w:t>程在6</w:t>
      </w:r>
      <w:r w:rsidR="00F57611" w:rsidRPr="00F57611">
        <w:rPr>
          <w:rFonts w:asciiTheme="minorEastAsia" w:eastAsiaTheme="minorEastAsia" w:hAnsiTheme="minorEastAsia" w:cs="宋体" w:hint="eastAsia"/>
          <w:sz w:val="21"/>
          <w:szCs w:val="21"/>
        </w:rPr>
        <w:t>.4中进行了解释。综合以上分析可知shifted-flowpaths（h1-s3-s4-s5-h4）是违反防火墙规则的，该路径是冲突路径。列表中其他冲突路径的验证过程与之类似。</w:t>
      </w:r>
    </w:p>
    <w:p w:rsidR="00865E98" w:rsidRDefault="00BC5AED" w:rsidP="00865E98">
      <w:pPr>
        <w:keepNext/>
        <w:jc w:val="both"/>
      </w:pPr>
      <w:r w:rsidRPr="00BC5AED">
        <w:rPr>
          <w:rFonts w:ascii="华文黑体" w:eastAsia="华文黑体" w:hAnsi="宋体" w:cs="宋体"/>
          <w:noProof/>
          <w:sz w:val="24"/>
          <w:szCs w:val="24"/>
        </w:rPr>
        <w:drawing>
          <wp:inline distT="0" distB="0" distL="0" distR="0">
            <wp:extent cx="4597880" cy="3476446"/>
            <wp:effectExtent l="19050" t="0" r="0" b="0"/>
            <wp:docPr id="6" name="图形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alphaModFix/>
                      <a:lum/>
                    </a:blip>
                    <a:srcRect/>
                    <a:stretch>
                      <a:fillRect/>
                    </a:stretch>
                  </pic:blipFill>
                  <pic:spPr>
                    <a:xfrm>
                      <a:off x="0" y="0"/>
                      <a:ext cx="4600437" cy="3476548"/>
                    </a:xfrm>
                    <a:prstGeom prst="rect">
                      <a:avLst/>
                    </a:prstGeom>
                  </pic:spPr>
                </pic:pic>
              </a:graphicData>
            </a:graphic>
          </wp:inline>
        </w:drawing>
      </w:r>
    </w:p>
    <w:p w:rsidR="00BC5AED" w:rsidRPr="00865E98" w:rsidRDefault="00865E98" w:rsidP="00865E98">
      <w:pPr>
        <w:pStyle w:val="a3"/>
      </w:pPr>
      <w:bookmarkStart w:id="551" w:name="_Toc395800734"/>
      <w:r>
        <w:rPr>
          <w:rFonts w:ascii="宋体" w:eastAsia="宋体" w:hAnsi="宋体" w:cs="宋体" w:hint="eastAsia"/>
        </w:rPr>
        <w:t>图</w:t>
      </w:r>
      <w:r>
        <w:rPr>
          <w:rFonts w:cs="Times New Roman"/>
        </w:rPr>
        <w:t>6-</w:t>
      </w:r>
      <w:r>
        <w:t xml:space="preserve"> </w:t>
      </w:r>
      <w:r w:rsidR="00475907">
        <w:fldChar w:fldCharType="begin"/>
      </w:r>
      <w:r>
        <w:instrText xml:space="preserve"> SEQ </w:instrText>
      </w:r>
      <w:r>
        <w:rPr>
          <w:rFonts w:ascii="宋体" w:eastAsia="宋体" w:hAnsi="宋体" w:cs="宋体" w:hint="eastAsia"/>
        </w:rPr>
        <w:instrText>图</w:instrText>
      </w:r>
      <w:r>
        <w:rPr>
          <w:rFonts w:cs="Times New Roman"/>
        </w:rPr>
        <w:instrText>6- \* ARABIC</w:instrText>
      </w:r>
      <w:r>
        <w:instrText xml:space="preserve"> </w:instrText>
      </w:r>
      <w:r w:rsidR="00475907">
        <w:fldChar w:fldCharType="separate"/>
      </w:r>
      <w:r>
        <w:rPr>
          <w:noProof/>
        </w:rPr>
        <w:t>27</w:t>
      </w:r>
      <w:r w:rsidR="00475907">
        <w:fldChar w:fldCharType="end"/>
      </w:r>
      <w:r w:rsidRPr="00865E98">
        <w:rPr>
          <w:rFonts w:eastAsiaTheme="minorEastAsia" w:cs="Times New Roman" w:hint="eastAsia"/>
          <w:i w:val="0"/>
          <w:iCs w:val="0"/>
          <w:sz w:val="20"/>
          <w:szCs w:val="20"/>
        </w:rPr>
        <w:t xml:space="preserve"> </w:t>
      </w:r>
      <w:r w:rsidRPr="00865E98">
        <w:rPr>
          <w:rFonts w:hint="eastAsia"/>
        </w:rPr>
        <w:t>h1</w:t>
      </w:r>
      <w:r w:rsidRPr="00865E98">
        <w:rPr>
          <w:rFonts w:ascii="宋体" w:eastAsia="宋体" w:hAnsi="宋体" w:cs="宋体" w:hint="eastAsia"/>
        </w:rPr>
        <w:t>和</w:t>
      </w:r>
      <w:r w:rsidRPr="00865E98">
        <w:rPr>
          <w:rFonts w:cs="Times New Roman"/>
        </w:rPr>
        <w:t>h4</w:t>
      </w:r>
      <w:r w:rsidRPr="00865E98">
        <w:rPr>
          <w:rFonts w:ascii="宋体" w:eastAsia="宋体" w:hAnsi="宋体" w:cs="宋体" w:hint="eastAsia"/>
        </w:rPr>
        <w:t>通信测试</w:t>
      </w:r>
      <w:bookmarkEnd w:id="551"/>
    </w:p>
    <w:p w:rsidR="00BD4DF1" w:rsidRPr="009B5F11" w:rsidRDefault="00BD4DF1" w:rsidP="009B5F11">
      <w:pPr>
        <w:spacing w:line="360" w:lineRule="auto"/>
        <w:ind w:firstLineChars="200" w:firstLine="420"/>
        <w:jc w:val="both"/>
        <w:rPr>
          <w:rFonts w:asciiTheme="minorEastAsia" w:eastAsiaTheme="minorEastAsia" w:hAnsiTheme="minorEastAsia"/>
          <w:sz w:val="21"/>
          <w:szCs w:val="21"/>
        </w:rPr>
      </w:pPr>
      <w:r w:rsidRPr="009B5F11">
        <w:rPr>
          <w:rFonts w:asciiTheme="minorEastAsia" w:eastAsiaTheme="minorEastAsia" w:hAnsiTheme="minorEastAsia" w:cs="宋体" w:hint="eastAsia"/>
          <w:sz w:val="21"/>
          <w:szCs w:val="21"/>
        </w:rPr>
        <w:t>添加新的防火墙规则</w:t>
      </w:r>
      <w:r w:rsidRPr="009B5F11">
        <w:rPr>
          <w:rFonts w:asciiTheme="minorEastAsia" w:eastAsiaTheme="minorEastAsia" w:hAnsiTheme="minorEastAsia" w:hint="eastAsia"/>
          <w:sz w:val="21"/>
          <w:szCs w:val="21"/>
        </w:rPr>
        <w:t xml:space="preserve"> src</w:t>
      </w:r>
      <w:r w:rsidR="00865E98">
        <w:rPr>
          <w:rFonts w:asciiTheme="minorEastAsia" w:eastAsiaTheme="minorEastAsia" w:hAnsiTheme="minorEastAsia" w:hint="eastAsia"/>
          <w:sz w:val="21"/>
          <w:szCs w:val="21"/>
        </w:rPr>
        <w:t>-</w:t>
      </w:r>
      <w:r w:rsidRPr="009B5F11">
        <w:rPr>
          <w:rFonts w:asciiTheme="minorEastAsia" w:eastAsiaTheme="minorEastAsia" w:hAnsiTheme="minorEastAsia" w:hint="eastAsia"/>
          <w:sz w:val="21"/>
          <w:szCs w:val="21"/>
        </w:rPr>
        <w:t>ip=10.0.12.0/24</w:t>
      </w:r>
      <w:r w:rsidRPr="009B5F11">
        <w:rPr>
          <w:rFonts w:asciiTheme="minorEastAsia" w:eastAsiaTheme="minorEastAsia" w:hAnsiTheme="minorEastAsia" w:cs="宋体" w:hint="eastAsia"/>
          <w:sz w:val="21"/>
          <w:szCs w:val="21"/>
        </w:rPr>
        <w:t>，</w:t>
      </w:r>
      <w:r w:rsidRPr="009B5F11">
        <w:rPr>
          <w:rFonts w:asciiTheme="minorEastAsia" w:eastAsiaTheme="minorEastAsia" w:hAnsiTheme="minorEastAsia" w:hint="eastAsia"/>
          <w:sz w:val="21"/>
          <w:szCs w:val="21"/>
        </w:rPr>
        <w:t>dst</w:t>
      </w:r>
      <w:r w:rsidR="00865E98">
        <w:rPr>
          <w:rFonts w:asciiTheme="minorEastAsia" w:eastAsiaTheme="minorEastAsia" w:hAnsiTheme="minorEastAsia" w:hint="eastAsia"/>
          <w:sz w:val="21"/>
          <w:szCs w:val="21"/>
        </w:rPr>
        <w:t>-</w:t>
      </w:r>
      <w:r w:rsidRPr="009B5F11">
        <w:rPr>
          <w:rFonts w:asciiTheme="minorEastAsia" w:eastAsiaTheme="minorEastAsia" w:hAnsiTheme="minorEastAsia" w:hint="eastAsia"/>
          <w:sz w:val="21"/>
          <w:szCs w:val="21"/>
        </w:rPr>
        <w:t>ip=10.2.2.1</w:t>
      </w:r>
      <w:r w:rsidR="00017ECC">
        <w:rPr>
          <w:rFonts w:asciiTheme="minorEastAsia" w:eastAsiaTheme="minorEastAsia" w:hAnsiTheme="minorEastAsia" w:hint="eastAsia"/>
          <w:sz w:val="21"/>
          <w:szCs w:val="21"/>
        </w:rPr>
        <w:t>/32</w:t>
      </w:r>
      <w:r w:rsidRPr="009B5F11">
        <w:rPr>
          <w:rFonts w:asciiTheme="minorEastAsia" w:eastAsiaTheme="minorEastAsia" w:hAnsiTheme="minorEastAsia" w:cs="宋体" w:hint="eastAsia"/>
          <w:sz w:val="21"/>
          <w:szCs w:val="21"/>
        </w:rPr>
        <w:t>，</w:t>
      </w:r>
      <w:r w:rsidRPr="009B5F11">
        <w:rPr>
          <w:rFonts w:asciiTheme="minorEastAsia" w:eastAsiaTheme="minorEastAsia" w:hAnsiTheme="minorEastAsia" w:hint="eastAsia"/>
          <w:sz w:val="21"/>
          <w:szCs w:val="21"/>
        </w:rPr>
        <w:t>action=DENY</w:t>
      </w:r>
      <w:r w:rsidRPr="009B5F11">
        <w:rPr>
          <w:rFonts w:asciiTheme="minorEastAsia" w:eastAsiaTheme="minorEastAsia" w:hAnsiTheme="minorEastAsia" w:cs="宋体" w:hint="eastAsia"/>
          <w:sz w:val="21"/>
          <w:szCs w:val="21"/>
        </w:rPr>
        <w:t>，</w:t>
      </w:r>
      <w:r w:rsidRPr="009B5F11">
        <w:rPr>
          <w:rFonts w:asciiTheme="minorEastAsia" w:eastAsiaTheme="minorEastAsia" w:hAnsiTheme="minorEastAsia" w:hint="eastAsia"/>
          <w:sz w:val="21"/>
          <w:szCs w:val="21"/>
        </w:rPr>
        <w:t>priority=1</w:t>
      </w:r>
      <w:r w:rsidRPr="009B5F11">
        <w:rPr>
          <w:rFonts w:asciiTheme="minorEastAsia" w:eastAsiaTheme="minorEastAsia" w:hAnsiTheme="minorEastAsia" w:cs="宋体" w:hint="eastAsia"/>
          <w:sz w:val="21"/>
          <w:szCs w:val="21"/>
        </w:rPr>
        <w:t>。可以看到产生了新的冲突路径</w:t>
      </w:r>
      <w:r w:rsidRPr="009B5F11">
        <w:rPr>
          <w:rFonts w:asciiTheme="minorEastAsia" w:eastAsiaTheme="minorEastAsia" w:hAnsiTheme="minorEastAsia" w:hint="eastAsia"/>
          <w:sz w:val="21"/>
          <w:szCs w:val="21"/>
        </w:rPr>
        <w:t xml:space="preserve">10.0.12.x-s5-s4-10.2.2.1 </w:t>
      </w:r>
      <w:r w:rsidRPr="009B5F11">
        <w:rPr>
          <w:rFonts w:asciiTheme="minorEastAsia" w:eastAsiaTheme="minorEastAsia" w:hAnsiTheme="minorEastAsia" w:cs="宋体" w:hint="eastAsia"/>
          <w:sz w:val="21"/>
          <w:szCs w:val="21"/>
        </w:rPr>
        <w:t>。</w:t>
      </w:r>
    </w:p>
    <w:p w:rsidR="00865E98" w:rsidRDefault="00B25DBB" w:rsidP="00865E98">
      <w:pPr>
        <w:keepNext/>
        <w:jc w:val="both"/>
      </w:pPr>
      <w:r w:rsidRPr="007139D1">
        <w:rPr>
          <w:rFonts w:ascii="华文黑体" w:eastAsia="华文黑体" w:hint="eastAsia"/>
          <w:noProof/>
          <w:sz w:val="24"/>
          <w:szCs w:val="24"/>
        </w:rPr>
        <w:drawing>
          <wp:inline distT="0" distB="0" distL="0" distR="0">
            <wp:extent cx="5274310" cy="976116"/>
            <wp:effectExtent l="19050" t="0" r="2540" b="0"/>
            <wp:docPr id="15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41" cstate="print"/>
                    <a:srcRect/>
                    <a:stretch>
                      <a:fillRect/>
                    </a:stretch>
                  </pic:blipFill>
                  <pic:spPr bwMode="auto">
                    <a:xfrm>
                      <a:off x="0" y="0"/>
                      <a:ext cx="5274310" cy="976116"/>
                    </a:xfrm>
                    <a:prstGeom prst="rect">
                      <a:avLst/>
                    </a:prstGeom>
                    <a:noFill/>
                    <a:ln w="9525">
                      <a:noFill/>
                      <a:miter lim="800000"/>
                      <a:headEnd/>
                      <a:tailEnd/>
                    </a:ln>
                  </pic:spPr>
                </pic:pic>
              </a:graphicData>
            </a:graphic>
          </wp:inline>
        </w:drawing>
      </w:r>
    </w:p>
    <w:p w:rsidR="00BD4DF1" w:rsidRPr="00865E98" w:rsidRDefault="00865E98" w:rsidP="00865E98">
      <w:pPr>
        <w:pStyle w:val="a3"/>
        <w:rPr>
          <w:rFonts w:eastAsia="宋体"/>
          <w:sz w:val="20"/>
          <w:szCs w:val="20"/>
        </w:rPr>
      </w:pPr>
      <w:bookmarkStart w:id="552" w:name="_Toc395800735"/>
      <w:r>
        <w:rPr>
          <w:rFonts w:ascii="宋体" w:eastAsia="宋体" w:hAnsi="宋体" w:cs="宋体" w:hint="eastAsia"/>
        </w:rPr>
        <w:t>图</w:t>
      </w:r>
      <w:r>
        <w:rPr>
          <w:rFonts w:cs="Times New Roman"/>
        </w:rPr>
        <w:t>6-</w:t>
      </w:r>
      <w:r>
        <w:rPr>
          <w:rFonts w:hint="eastAsia"/>
        </w:rPr>
        <w:t xml:space="preserve"> </w:t>
      </w:r>
      <w:fldSimple w:instr=" SEQ 图6- \* ARABIC ">
        <w:r>
          <w:rPr>
            <w:noProof/>
          </w:rPr>
          <w:t>28</w:t>
        </w:r>
      </w:fldSimple>
      <w:r w:rsidRPr="00865E98">
        <w:rPr>
          <w:rFonts w:ascii="宋体" w:eastAsia="宋体" w:hAnsi="宋体" w:cs="宋体" w:hint="eastAsia"/>
        </w:rPr>
        <w:t>生成新冲突路径</w:t>
      </w:r>
      <w:bookmarkEnd w:id="552"/>
    </w:p>
    <w:p w:rsidR="00D040CD" w:rsidRPr="00D040CD" w:rsidRDefault="00F57611" w:rsidP="00D040CD">
      <w:pPr>
        <w:spacing w:line="360" w:lineRule="auto"/>
        <w:ind w:firstLineChars="200" w:firstLine="420"/>
        <w:jc w:val="both"/>
        <w:rPr>
          <w:rFonts w:asciiTheme="minorEastAsia" w:eastAsiaTheme="minorEastAsia" w:hAnsiTheme="minorEastAsia"/>
          <w:sz w:val="21"/>
          <w:szCs w:val="21"/>
        </w:rPr>
      </w:pPr>
      <w:r w:rsidRPr="00D040CD">
        <w:rPr>
          <w:rFonts w:asciiTheme="minorEastAsia" w:eastAsiaTheme="minorEastAsia" w:hAnsiTheme="minorEastAsia" w:hint="eastAsia"/>
          <w:sz w:val="21"/>
          <w:szCs w:val="21"/>
        </w:rPr>
        <w:t>新产生的冲突路径究竟是否是正确的，类似上述验证方法让我们对其进行验证。见图</w:t>
      </w:r>
      <w:r w:rsidR="00017ECC">
        <w:rPr>
          <w:rFonts w:asciiTheme="minorEastAsia" w:eastAsiaTheme="minorEastAsia" w:hAnsiTheme="minorEastAsia" w:hint="eastAsia"/>
          <w:sz w:val="21"/>
          <w:szCs w:val="21"/>
        </w:rPr>
        <w:t>6-29</w:t>
      </w:r>
      <w:r w:rsidR="00D040CD" w:rsidRPr="00D040CD">
        <w:rPr>
          <w:rFonts w:asciiTheme="minorEastAsia" w:eastAsiaTheme="minorEastAsia" w:hAnsiTheme="minorEastAsia" w:hint="eastAsia"/>
          <w:sz w:val="21"/>
          <w:szCs w:val="21"/>
        </w:rPr>
        <w:t>。主机h13（</w:t>
      </w:r>
      <w:r w:rsidR="00865E98">
        <w:rPr>
          <w:rFonts w:asciiTheme="minorEastAsia" w:eastAsiaTheme="minorEastAsia" w:hAnsiTheme="minorEastAsia" w:hint="eastAsia"/>
          <w:sz w:val="21"/>
          <w:szCs w:val="21"/>
        </w:rPr>
        <w:t>IP</w:t>
      </w:r>
      <w:r w:rsidR="00D040CD" w:rsidRPr="00D040CD">
        <w:rPr>
          <w:rFonts w:asciiTheme="minorEastAsia" w:eastAsiaTheme="minorEastAsia" w:hAnsiTheme="minorEastAsia" w:hint="eastAsia"/>
          <w:sz w:val="21"/>
          <w:szCs w:val="21"/>
        </w:rPr>
        <w:t>=10.2.2.1）监听端口6666的信息，主机h7（</w:t>
      </w:r>
      <w:r w:rsidR="00865E98">
        <w:rPr>
          <w:rFonts w:asciiTheme="minorEastAsia" w:eastAsiaTheme="minorEastAsia" w:hAnsiTheme="minorEastAsia" w:hint="eastAsia"/>
          <w:sz w:val="21"/>
          <w:szCs w:val="21"/>
        </w:rPr>
        <w:t>IP</w:t>
      </w:r>
      <w:r w:rsidR="00D040CD" w:rsidRPr="00D040CD">
        <w:rPr>
          <w:rFonts w:asciiTheme="minorEastAsia" w:eastAsiaTheme="minorEastAsia" w:hAnsiTheme="minorEastAsia" w:hint="eastAsia"/>
          <w:sz w:val="21"/>
          <w:szCs w:val="21"/>
        </w:rPr>
        <w:t>=10.0.0.12.1）向</w:t>
      </w:r>
      <w:r w:rsidR="00865E98">
        <w:rPr>
          <w:rFonts w:asciiTheme="minorEastAsia" w:eastAsiaTheme="minorEastAsia" w:hAnsiTheme="minorEastAsia" w:hint="eastAsia"/>
          <w:sz w:val="21"/>
          <w:szCs w:val="21"/>
        </w:rPr>
        <w:t>IP</w:t>
      </w:r>
      <w:r w:rsidR="00D040CD" w:rsidRPr="00D040CD">
        <w:rPr>
          <w:rFonts w:asciiTheme="minorEastAsia" w:eastAsiaTheme="minorEastAsia" w:hAnsiTheme="minorEastAsia" w:hint="eastAsia"/>
          <w:sz w:val="21"/>
          <w:szCs w:val="21"/>
        </w:rPr>
        <w:t>为10.1.1.1的主机发出监听请求。主机h7和</w:t>
      </w:r>
      <w:r w:rsidR="00865E98">
        <w:rPr>
          <w:rFonts w:asciiTheme="minorEastAsia" w:eastAsiaTheme="minorEastAsia" w:hAnsiTheme="minorEastAsia" w:hint="eastAsia"/>
          <w:sz w:val="21"/>
          <w:szCs w:val="21"/>
        </w:rPr>
        <w:t>IP</w:t>
      </w:r>
      <w:r w:rsidR="00D040CD" w:rsidRPr="00D040CD">
        <w:rPr>
          <w:rFonts w:asciiTheme="minorEastAsia" w:eastAsiaTheme="minorEastAsia" w:hAnsiTheme="minorEastAsia" w:hint="eastAsia"/>
          <w:sz w:val="21"/>
          <w:szCs w:val="21"/>
        </w:rPr>
        <w:t>为10.1.1.1的主机连接成功，主机h13和</w:t>
      </w:r>
      <w:r w:rsidR="00865E98">
        <w:rPr>
          <w:rFonts w:asciiTheme="minorEastAsia" w:eastAsiaTheme="minorEastAsia" w:hAnsiTheme="minorEastAsia" w:hint="eastAsia"/>
          <w:sz w:val="21"/>
          <w:szCs w:val="21"/>
        </w:rPr>
        <w:t>IP</w:t>
      </w:r>
      <w:r w:rsidR="00D040CD" w:rsidRPr="00D040CD">
        <w:rPr>
          <w:rFonts w:asciiTheme="minorEastAsia" w:eastAsiaTheme="minorEastAsia" w:hAnsiTheme="minorEastAsia" w:hint="eastAsia"/>
          <w:sz w:val="21"/>
          <w:szCs w:val="21"/>
        </w:rPr>
        <w:t>为10.0.0.3的主机连接成功。但是主机h7发出的信息都可以在主机 h13上显示，说明主机h7实际上是和主机h13连接的，该连接违反了防火墙规则，因此该路径是冲突路径。</w:t>
      </w:r>
    </w:p>
    <w:p w:rsidR="00CF3AAF" w:rsidRPr="00865E98" w:rsidRDefault="00D040CD" w:rsidP="00865E98">
      <w:pPr>
        <w:keepNext/>
        <w:jc w:val="both"/>
      </w:pPr>
      <w:r w:rsidRPr="00D040CD">
        <w:rPr>
          <w:rFonts w:ascii="华文黑体" w:eastAsia="华文黑体"/>
          <w:noProof/>
          <w:sz w:val="24"/>
          <w:szCs w:val="24"/>
        </w:rPr>
        <w:lastRenderedPageBreak/>
        <w:drawing>
          <wp:inline distT="0" distB="0" distL="0" distR="0">
            <wp:extent cx="4606506" cy="2846717"/>
            <wp:effectExtent l="19050" t="0" r="3594" b="0"/>
            <wp:docPr id="3" name="图形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alphaModFix/>
                      <a:lum/>
                    </a:blip>
                    <a:srcRect/>
                    <a:stretch>
                      <a:fillRect/>
                    </a:stretch>
                  </pic:blipFill>
                  <pic:spPr>
                    <a:xfrm>
                      <a:off x="0" y="0"/>
                      <a:ext cx="4610130" cy="2847990"/>
                    </a:xfrm>
                    <a:prstGeom prst="rect">
                      <a:avLst/>
                    </a:prstGeom>
                  </pic:spPr>
                </pic:pic>
              </a:graphicData>
            </a:graphic>
          </wp:inline>
        </w:drawing>
      </w:r>
    </w:p>
    <w:p w:rsidR="00865E98" w:rsidRDefault="00865E98" w:rsidP="00865E98">
      <w:pPr>
        <w:pStyle w:val="a3"/>
      </w:pPr>
      <w:bookmarkStart w:id="553" w:name="_Toc395800736"/>
      <w:r>
        <w:rPr>
          <w:rFonts w:ascii="宋体" w:eastAsia="宋体" w:hAnsi="宋体" w:cs="宋体" w:hint="eastAsia"/>
        </w:rPr>
        <w:t>图</w:t>
      </w:r>
      <w:r>
        <w:rPr>
          <w:rFonts w:cs="Times New Roman"/>
        </w:rPr>
        <w:t>6-</w:t>
      </w:r>
      <w:r>
        <w:t xml:space="preserve"> </w:t>
      </w:r>
      <w:fldSimple w:instr=" SEQ 图6- \* ARABIC ">
        <w:r>
          <w:rPr>
            <w:noProof/>
          </w:rPr>
          <w:t>29</w:t>
        </w:r>
      </w:fldSimple>
      <w:r w:rsidRPr="00865E98">
        <w:rPr>
          <w:rFonts w:ascii="宋体" w:eastAsia="宋体" w:hAnsi="宋体" w:cs="宋体" w:hint="eastAsia"/>
        </w:rPr>
        <w:t>测试</w:t>
      </w:r>
      <w:r w:rsidRPr="00865E98">
        <w:rPr>
          <w:rFonts w:cs="Times New Roman"/>
        </w:rPr>
        <w:t>h7</w:t>
      </w:r>
      <w:r w:rsidRPr="00865E98">
        <w:rPr>
          <w:rFonts w:ascii="宋体" w:eastAsia="宋体" w:hAnsi="宋体" w:cs="宋体" w:hint="eastAsia"/>
        </w:rPr>
        <w:t>和</w:t>
      </w:r>
      <w:r w:rsidRPr="00865E98">
        <w:rPr>
          <w:rFonts w:cs="Times New Roman"/>
        </w:rPr>
        <w:t>h13</w:t>
      </w:r>
      <w:r w:rsidRPr="00865E98">
        <w:rPr>
          <w:rFonts w:ascii="宋体" w:eastAsia="宋体" w:hAnsi="宋体" w:cs="宋体" w:hint="eastAsia"/>
        </w:rPr>
        <w:t>通信</w:t>
      </w:r>
      <w:r w:rsidRPr="00865E98">
        <w:rPr>
          <w:rFonts w:cs="Times New Roman"/>
        </w:rPr>
        <w:t>1</w:t>
      </w:r>
      <w:bookmarkEnd w:id="553"/>
    </w:p>
    <w:p w:rsidR="00D040CD" w:rsidRDefault="00172EC6" w:rsidP="00BD4DF1">
      <w:pPr>
        <w:jc w:val="both"/>
        <w:rPr>
          <w:rFonts w:asciiTheme="minorEastAsia" w:eastAsiaTheme="minorEastAsia" w:hAnsiTheme="minorEastAsia"/>
          <w:sz w:val="21"/>
          <w:szCs w:val="21"/>
        </w:rPr>
      </w:pPr>
      <w:commentRangeStart w:id="554"/>
      <w:r>
        <w:rPr>
          <w:rFonts w:asciiTheme="minorEastAsia" w:eastAsiaTheme="minorEastAsia" w:hAnsiTheme="minorEastAsia" w:hint="eastAsia"/>
          <w:sz w:val="21"/>
          <w:szCs w:val="21"/>
        </w:rPr>
        <w:t>主机h7向主机10.1.1.1发出的连接请求在交换机s5中源地址被修改为10.0.0.3，修改后的数据包到达交换机s5后目的地址被修改为10.2.2.1。数据包当前的目的地址恰好是主机h13的IP地址。因此主机h1发送的数据包最终到达了主机h13。删除交换机s5中的流表flow-mod-1003后，连接无法建立，因为主机h1发送的请求这时真正的到达了主机10.1.1.1，而目的主机没有打开端口6666，因此连接被拒绝。见图</w:t>
      </w:r>
      <w:r w:rsidR="00017ECC">
        <w:rPr>
          <w:rFonts w:asciiTheme="minorEastAsia" w:eastAsiaTheme="minorEastAsia" w:hAnsiTheme="minorEastAsia" w:hint="eastAsia"/>
          <w:sz w:val="21"/>
          <w:szCs w:val="21"/>
        </w:rPr>
        <w:t>6-30</w:t>
      </w:r>
      <w:r>
        <w:rPr>
          <w:rFonts w:asciiTheme="minorEastAsia" w:eastAsiaTheme="minorEastAsia" w:hAnsiTheme="minorEastAsia" w:hint="eastAsia"/>
          <w:sz w:val="21"/>
          <w:szCs w:val="21"/>
        </w:rPr>
        <w:t>。</w:t>
      </w:r>
      <w:commentRangeEnd w:id="554"/>
      <w:r w:rsidR="00905C18">
        <w:rPr>
          <w:rStyle w:val="af7"/>
        </w:rPr>
        <w:commentReference w:id="554"/>
      </w:r>
    </w:p>
    <w:p w:rsidR="00865E98" w:rsidRDefault="00172EC6" w:rsidP="00865E98">
      <w:pPr>
        <w:keepNext/>
        <w:jc w:val="both"/>
      </w:pPr>
      <w:r w:rsidRPr="00172EC6">
        <w:rPr>
          <w:rFonts w:asciiTheme="minorEastAsia" w:eastAsiaTheme="minorEastAsia" w:hAnsiTheme="minorEastAsia"/>
          <w:noProof/>
          <w:sz w:val="21"/>
          <w:szCs w:val="21"/>
        </w:rPr>
        <w:drawing>
          <wp:inline distT="0" distB="0" distL="0" distR="0">
            <wp:extent cx="4641011" cy="2915729"/>
            <wp:effectExtent l="19050" t="0" r="7189" b="0"/>
            <wp:docPr id="5" name="图形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alphaModFix/>
                      <a:lum/>
                    </a:blip>
                    <a:srcRect/>
                    <a:stretch>
                      <a:fillRect/>
                    </a:stretch>
                  </pic:blipFill>
                  <pic:spPr>
                    <a:xfrm>
                      <a:off x="0" y="0"/>
                      <a:ext cx="4638568" cy="2914558"/>
                    </a:xfrm>
                    <a:prstGeom prst="rect">
                      <a:avLst/>
                    </a:prstGeom>
                  </pic:spPr>
                </pic:pic>
              </a:graphicData>
            </a:graphic>
          </wp:inline>
        </w:drawing>
      </w:r>
    </w:p>
    <w:p w:rsidR="00172EC6" w:rsidRPr="00865E98" w:rsidRDefault="00865E98" w:rsidP="00865E98">
      <w:pPr>
        <w:pStyle w:val="a3"/>
        <w:rPr>
          <w:rFonts w:eastAsia="宋体"/>
          <w:sz w:val="20"/>
          <w:szCs w:val="20"/>
        </w:rPr>
      </w:pPr>
      <w:bookmarkStart w:id="555" w:name="_Toc395800737"/>
      <w:r>
        <w:rPr>
          <w:rFonts w:ascii="宋体" w:eastAsia="宋体" w:hAnsi="宋体" w:cs="宋体" w:hint="eastAsia"/>
        </w:rPr>
        <w:t>图</w:t>
      </w:r>
      <w:r>
        <w:rPr>
          <w:rFonts w:cs="Times New Roman"/>
        </w:rPr>
        <w:t>6-</w:t>
      </w:r>
      <w:r>
        <w:rPr>
          <w:rFonts w:hint="eastAsia"/>
        </w:rPr>
        <w:t xml:space="preserve"> </w:t>
      </w:r>
      <w:fldSimple w:instr=" SEQ 图6- \* ARABIC ">
        <w:r>
          <w:rPr>
            <w:noProof/>
          </w:rPr>
          <w:t>30</w:t>
        </w:r>
      </w:fldSimple>
      <w:r w:rsidRPr="00865E98">
        <w:rPr>
          <w:rFonts w:ascii="宋体" w:eastAsia="宋体" w:hAnsi="宋体" w:cs="宋体" w:hint="eastAsia"/>
        </w:rPr>
        <w:t>测试</w:t>
      </w:r>
      <w:r w:rsidRPr="00865E98">
        <w:rPr>
          <w:rFonts w:cs="Times New Roman"/>
        </w:rPr>
        <w:t>h7</w:t>
      </w:r>
      <w:r w:rsidRPr="00865E98">
        <w:rPr>
          <w:rFonts w:ascii="宋体" w:eastAsia="宋体" w:hAnsi="宋体" w:cs="宋体" w:hint="eastAsia"/>
        </w:rPr>
        <w:t>和</w:t>
      </w:r>
      <w:r w:rsidRPr="00865E98">
        <w:rPr>
          <w:rFonts w:cs="Times New Roman"/>
        </w:rPr>
        <w:t>h13</w:t>
      </w:r>
      <w:r w:rsidRPr="00865E98">
        <w:rPr>
          <w:rFonts w:ascii="宋体" w:eastAsia="宋体" w:hAnsi="宋体" w:cs="宋体" w:hint="eastAsia"/>
        </w:rPr>
        <w:t>通信</w:t>
      </w:r>
      <w:r w:rsidRPr="00865E98">
        <w:rPr>
          <w:rFonts w:cs="Times New Roman"/>
        </w:rPr>
        <w:t>2</w:t>
      </w:r>
      <w:bookmarkEnd w:id="555"/>
    </w:p>
    <w:p w:rsidR="00BD4DF1" w:rsidRPr="007139D1" w:rsidRDefault="00BD4DF1" w:rsidP="00CB1451">
      <w:pPr>
        <w:pStyle w:val="a6"/>
        <w:numPr>
          <w:ilvl w:val="0"/>
          <w:numId w:val="29"/>
        </w:numPr>
        <w:outlineLvl w:val="1"/>
        <w:rPr>
          <w:rFonts w:ascii="华文黑体" w:eastAsia="华文黑体"/>
          <w:sz w:val="24"/>
          <w:szCs w:val="24"/>
        </w:rPr>
      </w:pPr>
      <w:bookmarkStart w:id="556" w:name="_Toc395540050"/>
      <w:bookmarkStart w:id="557" w:name="_Toc395797786"/>
      <w:r w:rsidRPr="007139D1">
        <w:rPr>
          <w:rFonts w:ascii="华文黑体" w:eastAsia="华文黑体" w:hAnsi="宋体" w:cs="宋体" w:hint="eastAsia"/>
          <w:sz w:val="24"/>
          <w:szCs w:val="24"/>
        </w:rPr>
        <w:t>冲突解决</w:t>
      </w:r>
      <w:bookmarkEnd w:id="556"/>
      <w:bookmarkEnd w:id="557"/>
    </w:p>
    <w:p w:rsidR="00B25DBB" w:rsidRPr="007139D1" w:rsidRDefault="00BD4DF1" w:rsidP="00CB1451">
      <w:pPr>
        <w:pStyle w:val="a6"/>
        <w:numPr>
          <w:ilvl w:val="0"/>
          <w:numId w:val="30"/>
        </w:numPr>
        <w:outlineLvl w:val="2"/>
        <w:rPr>
          <w:rFonts w:ascii="华文黑体" w:eastAsia="华文黑体"/>
          <w:sz w:val="24"/>
          <w:szCs w:val="24"/>
        </w:rPr>
      </w:pPr>
      <w:bookmarkStart w:id="558" w:name="_Toc395540051"/>
      <w:bookmarkStart w:id="559" w:name="_Toc395797787"/>
      <w:r w:rsidRPr="007139D1">
        <w:rPr>
          <w:rFonts w:ascii="华文黑体" w:eastAsia="华文黑体" w:hAnsi="宋体" w:cs="宋体" w:hint="eastAsia"/>
          <w:sz w:val="24"/>
          <w:szCs w:val="24"/>
        </w:rPr>
        <w:t>在浏览器中查看冲突路径</w:t>
      </w:r>
      <w:bookmarkEnd w:id="558"/>
      <w:r w:rsidR="00172EC6">
        <w:rPr>
          <w:rFonts w:ascii="华文黑体" w:eastAsia="华文黑体" w:hAnsi="宋体" w:cs="宋体" w:hint="eastAsia"/>
          <w:sz w:val="24"/>
          <w:szCs w:val="24"/>
        </w:rPr>
        <w:t>。</w:t>
      </w:r>
      <w:bookmarkEnd w:id="559"/>
    </w:p>
    <w:p w:rsidR="00865E98" w:rsidRDefault="00B25DBB" w:rsidP="00865E98">
      <w:pPr>
        <w:keepNext/>
      </w:pPr>
      <w:r w:rsidRPr="007139D1">
        <w:rPr>
          <w:rFonts w:ascii="华文黑体" w:eastAsia="华文黑体" w:hint="eastAsia"/>
          <w:noProof/>
          <w:sz w:val="24"/>
          <w:szCs w:val="24"/>
        </w:rPr>
        <w:lastRenderedPageBreak/>
        <w:drawing>
          <wp:inline distT="0" distB="0" distL="0" distR="0">
            <wp:extent cx="5267393" cy="3253563"/>
            <wp:effectExtent l="19050" t="0" r="9457" b="0"/>
            <wp:docPr id="15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44" cstate="print"/>
                    <a:srcRect/>
                    <a:stretch>
                      <a:fillRect/>
                    </a:stretch>
                  </pic:blipFill>
                  <pic:spPr bwMode="auto">
                    <a:xfrm>
                      <a:off x="0" y="0"/>
                      <a:ext cx="5274310" cy="3257835"/>
                    </a:xfrm>
                    <a:prstGeom prst="rect">
                      <a:avLst/>
                    </a:prstGeom>
                    <a:noFill/>
                    <a:ln w="9525">
                      <a:noFill/>
                      <a:miter lim="800000"/>
                      <a:headEnd/>
                      <a:tailEnd/>
                    </a:ln>
                  </pic:spPr>
                </pic:pic>
              </a:graphicData>
            </a:graphic>
          </wp:inline>
        </w:drawing>
      </w:r>
    </w:p>
    <w:p w:rsidR="0041185C" w:rsidRPr="007139D1" w:rsidRDefault="00865E98" w:rsidP="00865E98">
      <w:pPr>
        <w:pStyle w:val="a3"/>
        <w:rPr>
          <w:rFonts w:ascii="华文黑体" w:eastAsia="华文黑体"/>
        </w:rPr>
      </w:pPr>
      <w:bookmarkStart w:id="560" w:name="_Toc395800738"/>
      <w:r>
        <w:rPr>
          <w:rFonts w:ascii="宋体" w:eastAsia="宋体" w:hAnsi="宋体" w:cs="宋体" w:hint="eastAsia"/>
        </w:rPr>
        <w:t>图</w:t>
      </w:r>
      <w:r>
        <w:rPr>
          <w:rFonts w:cs="Times New Roman"/>
        </w:rPr>
        <w:t>6-</w:t>
      </w:r>
      <w:r>
        <w:rPr>
          <w:rFonts w:hint="eastAsia"/>
        </w:rPr>
        <w:t xml:space="preserve"> </w:t>
      </w:r>
      <w:fldSimple w:instr=" SEQ 图6- \* ARABIC ">
        <w:r>
          <w:rPr>
            <w:noProof/>
          </w:rPr>
          <w:t>31</w:t>
        </w:r>
      </w:fldSimple>
      <w:r w:rsidRPr="00865E98">
        <w:rPr>
          <w:rFonts w:ascii="宋体" w:eastAsia="宋体" w:hAnsi="宋体" w:cs="宋体" w:hint="eastAsia"/>
        </w:rPr>
        <w:t>在浏览器中查看冲突路径</w:t>
      </w:r>
      <w:bookmarkEnd w:id="560"/>
    </w:p>
    <w:p w:rsidR="00B944EA" w:rsidRPr="007139D1" w:rsidRDefault="00BD4DF1" w:rsidP="00CB1451">
      <w:pPr>
        <w:pStyle w:val="a6"/>
        <w:numPr>
          <w:ilvl w:val="0"/>
          <w:numId w:val="30"/>
        </w:numPr>
        <w:ind w:firstLine="0"/>
        <w:outlineLvl w:val="2"/>
        <w:rPr>
          <w:rFonts w:ascii="华文黑体" w:eastAsia="华文黑体"/>
          <w:sz w:val="24"/>
          <w:szCs w:val="24"/>
        </w:rPr>
      </w:pPr>
      <w:bookmarkStart w:id="561" w:name="_Toc395540052"/>
      <w:bookmarkStart w:id="562" w:name="_Toc395797788"/>
      <w:r w:rsidRPr="007139D1">
        <w:rPr>
          <w:rFonts w:ascii="华文黑体" w:eastAsia="华文黑体" w:hAnsi="宋体" w:cs="宋体" w:hint="eastAsia"/>
          <w:sz w:val="24"/>
          <w:szCs w:val="24"/>
        </w:rPr>
        <w:t>基于单个</w:t>
      </w:r>
      <w:r w:rsidR="00865E98">
        <w:rPr>
          <w:rFonts w:ascii="华文黑体" w:eastAsia="华文黑体" w:hint="eastAsia"/>
          <w:sz w:val="24"/>
          <w:szCs w:val="24"/>
        </w:rPr>
        <w:t>IP</w:t>
      </w:r>
      <w:r w:rsidRPr="007139D1">
        <w:rPr>
          <w:rFonts w:ascii="华文黑体" w:eastAsia="华文黑体" w:hAnsi="宋体" w:cs="宋体" w:hint="eastAsia"/>
          <w:sz w:val="24"/>
          <w:szCs w:val="24"/>
        </w:rPr>
        <w:t>的冲突解决</w:t>
      </w:r>
      <w:r w:rsidR="00B944EA" w:rsidRPr="007139D1">
        <w:rPr>
          <w:rFonts w:ascii="华文黑体" w:eastAsia="华文黑体" w:hAnsi="宋体" w:cs="宋体" w:hint="eastAsia"/>
          <w:sz w:val="24"/>
          <w:szCs w:val="24"/>
        </w:rPr>
        <w:t>。</w:t>
      </w:r>
      <w:bookmarkEnd w:id="561"/>
      <w:bookmarkEnd w:id="562"/>
    </w:p>
    <w:p w:rsidR="00865E98" w:rsidRDefault="00B944EA" w:rsidP="00865E98">
      <w:pPr>
        <w:keepNext/>
      </w:pPr>
      <w:r w:rsidRPr="00B944EA">
        <w:rPr>
          <w:rFonts w:ascii="华文黑体" w:eastAsia="华文黑体" w:hAnsiTheme="minorEastAsia" w:cs="宋体" w:hint="eastAsia"/>
          <w:noProof/>
          <w:sz w:val="24"/>
          <w:szCs w:val="24"/>
        </w:rPr>
        <w:drawing>
          <wp:inline distT="0" distB="0" distL="0" distR="0">
            <wp:extent cx="5438775" cy="3990975"/>
            <wp:effectExtent l="19050" t="0" r="9525" b="0"/>
            <wp:docPr id="16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45" cstate="print"/>
                    <a:srcRect/>
                    <a:stretch>
                      <a:fillRect/>
                    </a:stretch>
                  </pic:blipFill>
                  <pic:spPr bwMode="auto">
                    <a:xfrm>
                      <a:off x="0" y="0"/>
                      <a:ext cx="5447429" cy="3997325"/>
                    </a:xfrm>
                    <a:prstGeom prst="rect">
                      <a:avLst/>
                    </a:prstGeom>
                    <a:noFill/>
                    <a:ln w="9525">
                      <a:noFill/>
                      <a:miter lim="800000"/>
                      <a:headEnd/>
                      <a:tailEnd/>
                    </a:ln>
                  </pic:spPr>
                </pic:pic>
              </a:graphicData>
            </a:graphic>
          </wp:inline>
        </w:drawing>
      </w:r>
    </w:p>
    <w:p w:rsidR="00865E98" w:rsidRDefault="00865E98" w:rsidP="00865E98">
      <w:pPr>
        <w:pStyle w:val="a3"/>
      </w:pPr>
      <w:bookmarkStart w:id="563" w:name="_Toc395800739"/>
      <w:r>
        <w:rPr>
          <w:rFonts w:ascii="宋体" w:eastAsia="宋体" w:hAnsi="宋体" w:cs="宋体" w:hint="eastAsia"/>
        </w:rPr>
        <w:t>图</w:t>
      </w:r>
      <w:r>
        <w:rPr>
          <w:rFonts w:cs="Times New Roman"/>
        </w:rPr>
        <w:t>6-</w:t>
      </w:r>
      <w:r>
        <w:t xml:space="preserve"> </w:t>
      </w:r>
      <w:fldSimple w:instr=" SEQ 图6- \* ARABIC ">
        <w:r>
          <w:rPr>
            <w:noProof/>
          </w:rPr>
          <w:t>32</w:t>
        </w:r>
      </w:fldSimple>
      <w:r w:rsidRPr="00865E98">
        <w:rPr>
          <w:rFonts w:ascii="宋体" w:eastAsia="宋体" w:hAnsi="宋体" w:cs="宋体" w:hint="eastAsia"/>
        </w:rPr>
        <w:t>基于单个</w:t>
      </w:r>
      <w:r>
        <w:rPr>
          <w:rFonts w:cs="Times New Roman"/>
        </w:rPr>
        <w:t>IP</w:t>
      </w:r>
      <w:r w:rsidRPr="00865E98">
        <w:rPr>
          <w:rFonts w:ascii="宋体" w:eastAsia="宋体" w:hAnsi="宋体" w:cs="宋体" w:hint="eastAsia"/>
        </w:rPr>
        <w:t>的冲突解决</w:t>
      </w:r>
      <w:bookmarkEnd w:id="563"/>
    </w:p>
    <w:p w:rsidR="00B944EA" w:rsidRPr="00865E98" w:rsidRDefault="00865E98" w:rsidP="00865E98">
      <w:pPr>
        <w:keepNext/>
      </w:pPr>
      <w:r w:rsidRPr="00017ECC">
        <w:rPr>
          <w:rFonts w:ascii="华文黑体" w:eastAsiaTheme="minorEastAsia" w:hint="eastAsia"/>
        </w:rPr>
        <w:lastRenderedPageBreak/>
        <w:t xml:space="preserve"> </w:t>
      </w:r>
    </w:p>
    <w:p w:rsidR="0041185C" w:rsidRDefault="00172EC6" w:rsidP="001C61EA">
      <w:pPr>
        <w:spacing w:line="360" w:lineRule="auto"/>
        <w:ind w:firstLineChars="200" w:firstLine="420"/>
        <w:jc w:val="both"/>
        <w:rPr>
          <w:rFonts w:asciiTheme="minorEastAsia" w:eastAsiaTheme="minorEastAsia" w:hAnsiTheme="minorEastAsia"/>
          <w:sz w:val="21"/>
          <w:szCs w:val="21"/>
        </w:rPr>
      </w:pPr>
      <w:bookmarkStart w:id="564" w:name="_Toc395540053"/>
      <w:r w:rsidRPr="001C61EA">
        <w:rPr>
          <w:rFonts w:asciiTheme="minorEastAsia" w:eastAsiaTheme="minorEastAsia" w:hAnsiTheme="minorEastAsia" w:hint="eastAsia"/>
          <w:sz w:val="21"/>
          <w:szCs w:val="21"/>
        </w:rPr>
        <w:t>在前面我们已经证明了主机h1和主机h4之间是可以通信的，并且通信是违反防火墙规则的。选择ruleid为343736809的DENY规则，点击解决此冲突。冲突成功解决。</w:t>
      </w:r>
      <w:bookmarkEnd w:id="564"/>
      <w:r w:rsidRPr="001C61EA">
        <w:rPr>
          <w:rFonts w:asciiTheme="minorEastAsia" w:eastAsiaTheme="minorEastAsia" w:hAnsiTheme="minorEastAsia" w:hint="eastAsia"/>
          <w:sz w:val="21"/>
          <w:szCs w:val="21"/>
        </w:rPr>
        <w:t>此时再次测试发现主机h1和h4无法通过冲突路径进行通信，因为构成</w:t>
      </w:r>
      <w:proofErr w:type="gramStart"/>
      <w:r w:rsidRPr="001C61EA">
        <w:rPr>
          <w:rFonts w:asciiTheme="minorEastAsia" w:eastAsiaTheme="minorEastAsia" w:hAnsiTheme="minorEastAsia" w:hint="eastAsia"/>
          <w:sz w:val="21"/>
          <w:szCs w:val="21"/>
        </w:rPr>
        <w:t>该冲突</w:t>
      </w:r>
      <w:proofErr w:type="gramEnd"/>
      <w:r w:rsidRPr="001C61EA">
        <w:rPr>
          <w:rFonts w:asciiTheme="minorEastAsia" w:eastAsiaTheme="minorEastAsia" w:hAnsiTheme="minorEastAsia" w:hint="eastAsia"/>
          <w:sz w:val="21"/>
          <w:szCs w:val="21"/>
        </w:rPr>
        <w:t>路径的所有流表项都被冲突解决删除了。查看交换机s3发现赵不到流表flow-mod-1，同样交换机s4和s5中也找不到流表flow-mod-2和flow-mod-3。图6-</w:t>
      </w:r>
      <w:r w:rsidR="00017ECC">
        <w:rPr>
          <w:rFonts w:asciiTheme="minorEastAsia" w:eastAsiaTheme="minorEastAsia" w:hAnsiTheme="minorEastAsia" w:hint="eastAsia"/>
          <w:sz w:val="21"/>
          <w:szCs w:val="21"/>
        </w:rPr>
        <w:t>33</w:t>
      </w:r>
      <w:r w:rsidRPr="001C61EA">
        <w:rPr>
          <w:rFonts w:asciiTheme="minorEastAsia" w:eastAsiaTheme="minorEastAsia" w:hAnsiTheme="minorEastAsia" w:hint="eastAsia"/>
          <w:sz w:val="21"/>
          <w:szCs w:val="21"/>
        </w:rPr>
        <w:t>是h1和h4之间通信的测试，冲突未解决之前可以通信</w:t>
      </w:r>
      <w:r w:rsidR="001C61EA" w:rsidRPr="001C61EA">
        <w:rPr>
          <w:rFonts w:asciiTheme="minorEastAsia" w:eastAsiaTheme="minorEastAsia" w:hAnsiTheme="minorEastAsia" w:hint="eastAsia"/>
          <w:sz w:val="21"/>
          <w:szCs w:val="21"/>
        </w:rPr>
        <w:t>，冲突解决之后发现无法通信，说明冲突解决成功。</w:t>
      </w:r>
      <w:bookmarkStart w:id="565" w:name="_Toc395540054"/>
    </w:p>
    <w:p w:rsidR="001C61EA" w:rsidRPr="00865E98" w:rsidRDefault="001C61EA" w:rsidP="00865E98">
      <w:pPr>
        <w:keepNext/>
        <w:spacing w:line="360" w:lineRule="auto"/>
        <w:ind w:firstLineChars="200" w:firstLine="420"/>
        <w:jc w:val="both"/>
      </w:pPr>
      <w:r w:rsidRPr="001C61EA">
        <w:rPr>
          <w:rFonts w:asciiTheme="minorEastAsia" w:eastAsiaTheme="minorEastAsia" w:hAnsiTheme="minorEastAsia"/>
          <w:noProof/>
          <w:sz w:val="21"/>
          <w:szCs w:val="21"/>
        </w:rPr>
        <w:drawing>
          <wp:inline distT="0" distB="0" distL="0" distR="0">
            <wp:extent cx="4546121" cy="3071004"/>
            <wp:effectExtent l="19050" t="0" r="6829" b="0"/>
            <wp:docPr id="12" name="图形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alphaModFix/>
                      <a:lum/>
                    </a:blip>
                    <a:srcRect/>
                    <a:stretch>
                      <a:fillRect/>
                    </a:stretch>
                  </pic:blipFill>
                  <pic:spPr>
                    <a:xfrm>
                      <a:off x="0" y="0"/>
                      <a:ext cx="4543562" cy="3067171"/>
                    </a:xfrm>
                    <a:prstGeom prst="rect">
                      <a:avLst/>
                    </a:prstGeom>
                  </pic:spPr>
                </pic:pic>
              </a:graphicData>
            </a:graphic>
          </wp:inline>
        </w:drawing>
      </w:r>
      <w:r w:rsidR="00865E98" w:rsidRPr="00017ECC">
        <w:rPr>
          <w:rFonts w:ascii="华文黑体" w:eastAsiaTheme="minorEastAsia" w:hint="eastAsia"/>
        </w:rPr>
        <w:t xml:space="preserve"> </w:t>
      </w:r>
    </w:p>
    <w:p w:rsidR="00865E98" w:rsidRDefault="00865E98" w:rsidP="00865E98">
      <w:pPr>
        <w:pStyle w:val="a3"/>
      </w:pPr>
      <w:bookmarkStart w:id="566" w:name="_Toc395800740"/>
      <w:bookmarkStart w:id="567" w:name="_Toc395797789"/>
      <w:r>
        <w:rPr>
          <w:rFonts w:ascii="宋体" w:eastAsia="宋体" w:hAnsi="宋体" w:cs="宋体" w:hint="eastAsia"/>
        </w:rPr>
        <w:t>图</w:t>
      </w:r>
      <w:r>
        <w:rPr>
          <w:rFonts w:cs="Times New Roman"/>
        </w:rPr>
        <w:t>6-</w:t>
      </w:r>
      <w:r>
        <w:t xml:space="preserve"> </w:t>
      </w:r>
      <w:fldSimple w:instr=" SEQ 图6- \* ARABIC ">
        <w:r>
          <w:rPr>
            <w:noProof/>
          </w:rPr>
          <w:t>33</w:t>
        </w:r>
      </w:fldSimple>
      <w:r w:rsidRPr="00865E98">
        <w:rPr>
          <w:rFonts w:ascii="宋体" w:eastAsia="宋体" w:hAnsi="宋体" w:cs="宋体" w:hint="eastAsia"/>
        </w:rPr>
        <w:t>测试冲突解决是否成功</w:t>
      </w:r>
      <w:bookmarkEnd w:id="566"/>
    </w:p>
    <w:p w:rsidR="00BD4DF1" w:rsidRPr="005F2600" w:rsidRDefault="00BD4DF1" w:rsidP="00CB1451">
      <w:pPr>
        <w:pStyle w:val="a6"/>
        <w:numPr>
          <w:ilvl w:val="0"/>
          <w:numId w:val="30"/>
        </w:numPr>
        <w:outlineLvl w:val="2"/>
        <w:rPr>
          <w:rFonts w:ascii="华文黑体" w:eastAsia="华文黑体"/>
          <w:sz w:val="24"/>
          <w:szCs w:val="24"/>
        </w:rPr>
      </w:pPr>
      <w:r w:rsidRPr="0041185C">
        <w:rPr>
          <w:rFonts w:ascii="华文黑体" w:eastAsia="华文黑体" w:hAnsi="宋体" w:cs="宋体" w:hint="eastAsia"/>
          <w:sz w:val="24"/>
          <w:szCs w:val="24"/>
        </w:rPr>
        <w:t>基于网段的冲突解决。</w:t>
      </w:r>
      <w:bookmarkEnd w:id="565"/>
      <w:bookmarkEnd w:id="567"/>
    </w:p>
    <w:p w:rsidR="005F2600" w:rsidRPr="009C61C0" w:rsidRDefault="005F2600" w:rsidP="009C61C0">
      <w:pPr>
        <w:spacing w:line="360" w:lineRule="auto"/>
        <w:ind w:firstLineChars="200" w:firstLine="420"/>
        <w:jc w:val="both"/>
        <w:rPr>
          <w:rFonts w:asciiTheme="minorEastAsia" w:eastAsiaTheme="minorEastAsia" w:hAnsiTheme="minorEastAsia"/>
          <w:sz w:val="21"/>
          <w:szCs w:val="21"/>
        </w:rPr>
      </w:pPr>
      <w:r w:rsidRPr="009C61C0">
        <w:rPr>
          <w:rFonts w:asciiTheme="minorEastAsia" w:eastAsiaTheme="minorEastAsia" w:hAnsiTheme="minorEastAsia" w:hint="eastAsia"/>
          <w:sz w:val="21"/>
          <w:szCs w:val="21"/>
        </w:rPr>
        <w:t>根据DENY规则的源地址和冲突路径的源地址的范围大小的不同，基于网段的冲突解决分为两种不同的情况。DENY规则的源地址大于等于防火墙规则的源地址时，冲突解决的策略和基于</w:t>
      </w:r>
      <w:r w:rsidR="00865E98">
        <w:rPr>
          <w:rFonts w:asciiTheme="minorEastAsia" w:eastAsiaTheme="minorEastAsia" w:hAnsiTheme="minorEastAsia" w:hint="eastAsia"/>
          <w:sz w:val="21"/>
          <w:szCs w:val="21"/>
        </w:rPr>
        <w:t>IP</w:t>
      </w:r>
      <w:r w:rsidRPr="009C61C0">
        <w:rPr>
          <w:rFonts w:asciiTheme="minorEastAsia" w:eastAsiaTheme="minorEastAsia" w:hAnsiTheme="minorEastAsia" w:hint="eastAsia"/>
          <w:sz w:val="21"/>
          <w:szCs w:val="21"/>
        </w:rPr>
        <w:t>的情况相同，都是删除构成冲突路径的所有流表</w:t>
      </w:r>
      <w:r w:rsidR="009C61C0" w:rsidRPr="009C61C0">
        <w:rPr>
          <w:rFonts w:asciiTheme="minorEastAsia" w:eastAsiaTheme="minorEastAsia" w:hAnsiTheme="minorEastAsia" w:hint="eastAsia"/>
          <w:sz w:val="21"/>
          <w:szCs w:val="21"/>
        </w:rPr>
        <w:t>。查看交换机发现流表都被删除。测试结果的验证情况和基于</w:t>
      </w:r>
      <w:r w:rsidR="00865E98">
        <w:rPr>
          <w:rFonts w:asciiTheme="minorEastAsia" w:eastAsiaTheme="minorEastAsia" w:hAnsiTheme="minorEastAsia" w:hint="eastAsia"/>
          <w:sz w:val="21"/>
          <w:szCs w:val="21"/>
        </w:rPr>
        <w:t>IP</w:t>
      </w:r>
      <w:r w:rsidR="009C61C0" w:rsidRPr="009C61C0">
        <w:rPr>
          <w:rFonts w:asciiTheme="minorEastAsia" w:eastAsiaTheme="minorEastAsia" w:hAnsiTheme="minorEastAsia" w:hint="eastAsia"/>
          <w:sz w:val="21"/>
          <w:szCs w:val="21"/>
        </w:rPr>
        <w:t>的相同因此不再赘述。</w:t>
      </w:r>
    </w:p>
    <w:p w:rsidR="001A2EC1" w:rsidRPr="001C61EA" w:rsidRDefault="00BD4DF1" w:rsidP="001C61EA">
      <w:pPr>
        <w:spacing w:line="360" w:lineRule="auto"/>
        <w:ind w:firstLineChars="200" w:firstLine="420"/>
        <w:jc w:val="both"/>
        <w:rPr>
          <w:rFonts w:asciiTheme="minorEastAsia" w:eastAsiaTheme="minorEastAsia" w:hAnsiTheme="minorEastAsia" w:cs="宋体"/>
          <w:sz w:val="21"/>
          <w:szCs w:val="21"/>
        </w:rPr>
      </w:pPr>
      <w:r w:rsidRPr="001C61EA">
        <w:rPr>
          <w:rFonts w:asciiTheme="minorEastAsia" w:eastAsiaTheme="minorEastAsia" w:hAnsiTheme="minorEastAsia" w:hint="eastAsia"/>
          <w:sz w:val="21"/>
          <w:szCs w:val="21"/>
        </w:rPr>
        <w:t>DENY</w:t>
      </w:r>
      <w:r w:rsidR="001C61EA">
        <w:rPr>
          <w:rFonts w:asciiTheme="minorEastAsia" w:eastAsiaTheme="minorEastAsia" w:hAnsiTheme="minorEastAsia" w:cs="宋体" w:hint="eastAsia"/>
          <w:sz w:val="21"/>
          <w:szCs w:val="21"/>
        </w:rPr>
        <w:t>规则源</w:t>
      </w:r>
      <w:r w:rsidRPr="001C61EA">
        <w:rPr>
          <w:rFonts w:asciiTheme="minorEastAsia" w:eastAsiaTheme="minorEastAsia" w:hAnsiTheme="minorEastAsia" w:cs="宋体" w:hint="eastAsia"/>
          <w:sz w:val="21"/>
          <w:szCs w:val="21"/>
        </w:rPr>
        <w:t>地址大于冲突路径源地址。可以成功解决冲突。</w:t>
      </w:r>
    </w:p>
    <w:p w:rsidR="00865E98" w:rsidRDefault="00B944EA" w:rsidP="00865E98">
      <w:pPr>
        <w:keepNext/>
        <w:spacing w:line="360" w:lineRule="auto"/>
        <w:jc w:val="both"/>
      </w:pPr>
      <w:r w:rsidRPr="00B944EA">
        <w:rPr>
          <w:rFonts w:ascii="华文黑体" w:eastAsia="华文黑体" w:hint="eastAsia"/>
          <w:noProof/>
          <w:sz w:val="24"/>
          <w:szCs w:val="24"/>
        </w:rPr>
        <w:lastRenderedPageBreak/>
        <w:drawing>
          <wp:inline distT="0" distB="0" distL="0" distR="0">
            <wp:extent cx="5274310" cy="2747891"/>
            <wp:effectExtent l="19050" t="0" r="2540" b="0"/>
            <wp:docPr id="16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47" cstate="print"/>
                    <a:srcRect/>
                    <a:stretch>
                      <a:fillRect/>
                    </a:stretch>
                  </pic:blipFill>
                  <pic:spPr bwMode="auto">
                    <a:xfrm>
                      <a:off x="0" y="0"/>
                      <a:ext cx="5274310" cy="2747891"/>
                    </a:xfrm>
                    <a:prstGeom prst="rect">
                      <a:avLst/>
                    </a:prstGeom>
                    <a:noFill/>
                    <a:ln w="9525">
                      <a:noFill/>
                      <a:miter lim="800000"/>
                      <a:headEnd/>
                      <a:tailEnd/>
                    </a:ln>
                  </pic:spPr>
                </pic:pic>
              </a:graphicData>
            </a:graphic>
          </wp:inline>
        </w:drawing>
      </w:r>
    </w:p>
    <w:p w:rsidR="00B944EA" w:rsidRPr="00865E98" w:rsidRDefault="00865E98" w:rsidP="00865E98">
      <w:pPr>
        <w:pStyle w:val="a3"/>
        <w:rPr>
          <w:rFonts w:eastAsia="宋体"/>
        </w:rPr>
      </w:pPr>
      <w:bookmarkStart w:id="568" w:name="_Toc395800741"/>
      <w:r>
        <w:rPr>
          <w:rFonts w:ascii="宋体" w:eastAsia="宋体" w:hAnsi="宋体" w:cs="宋体" w:hint="eastAsia"/>
        </w:rPr>
        <w:t>图</w:t>
      </w:r>
      <w:r>
        <w:rPr>
          <w:rFonts w:cs="Times New Roman"/>
        </w:rPr>
        <w:t>6-</w:t>
      </w:r>
      <w:r>
        <w:rPr>
          <w:rFonts w:hint="eastAsia"/>
        </w:rPr>
        <w:t xml:space="preserve"> </w:t>
      </w:r>
      <w:fldSimple w:instr=" SEQ 图6- \* ARABIC ">
        <w:r>
          <w:rPr>
            <w:noProof/>
          </w:rPr>
          <w:t>34</w:t>
        </w:r>
      </w:fldSimple>
      <w:r w:rsidRPr="00865E98">
        <w:rPr>
          <w:rFonts w:eastAsiaTheme="minorEastAsia" w:cs="Times New Roman" w:hint="eastAsia"/>
          <w:i w:val="0"/>
          <w:iCs w:val="0"/>
          <w:sz w:val="20"/>
          <w:szCs w:val="20"/>
        </w:rPr>
        <w:t xml:space="preserve"> </w:t>
      </w:r>
      <w:r w:rsidRPr="00865E98">
        <w:rPr>
          <w:rFonts w:hint="eastAsia"/>
        </w:rPr>
        <w:t>DENY</w:t>
      </w:r>
      <w:r w:rsidRPr="00865E98">
        <w:rPr>
          <w:rFonts w:ascii="宋体" w:eastAsia="宋体" w:hAnsi="宋体" w:cs="宋体" w:hint="eastAsia"/>
        </w:rPr>
        <w:t>规则源地址大于冲突路径源地址</w:t>
      </w:r>
      <w:bookmarkEnd w:id="568"/>
    </w:p>
    <w:p w:rsidR="00085866" w:rsidRPr="001C61EA" w:rsidRDefault="001A2EC1" w:rsidP="009C61C0">
      <w:pPr>
        <w:spacing w:line="360" w:lineRule="auto"/>
        <w:ind w:firstLineChars="200" w:firstLine="420"/>
        <w:jc w:val="both"/>
        <w:rPr>
          <w:rFonts w:asciiTheme="minorEastAsia" w:eastAsiaTheme="minorEastAsia" w:hAnsiTheme="minorEastAsia"/>
          <w:sz w:val="21"/>
          <w:szCs w:val="21"/>
        </w:rPr>
      </w:pPr>
      <w:r w:rsidRPr="001C61EA">
        <w:rPr>
          <w:rFonts w:asciiTheme="minorEastAsia" w:eastAsiaTheme="minorEastAsia" w:hAnsiTheme="minorEastAsia"/>
          <w:sz w:val="21"/>
          <w:szCs w:val="21"/>
        </w:rPr>
        <w:t>DENY规则源地址等于冲突路径源地址，可以解决冲突路径。</w:t>
      </w:r>
    </w:p>
    <w:p w:rsidR="00865E98" w:rsidRDefault="00085866" w:rsidP="00865E98">
      <w:pPr>
        <w:keepNext/>
        <w:jc w:val="both"/>
      </w:pPr>
      <w:r w:rsidRPr="001A2EC1">
        <w:rPr>
          <w:rFonts w:ascii="华文黑体" w:eastAsia="华文黑体"/>
          <w:noProof/>
          <w:sz w:val="24"/>
          <w:szCs w:val="24"/>
        </w:rPr>
        <w:drawing>
          <wp:inline distT="0" distB="0" distL="0" distR="0">
            <wp:extent cx="5274310" cy="3289266"/>
            <wp:effectExtent l="19050" t="0" r="2540" b="0"/>
            <wp:docPr id="16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48" cstate="print"/>
                    <a:srcRect/>
                    <a:stretch>
                      <a:fillRect/>
                    </a:stretch>
                  </pic:blipFill>
                  <pic:spPr bwMode="auto">
                    <a:xfrm>
                      <a:off x="0" y="0"/>
                      <a:ext cx="5274310" cy="3289266"/>
                    </a:xfrm>
                    <a:prstGeom prst="rect">
                      <a:avLst/>
                    </a:prstGeom>
                    <a:noFill/>
                    <a:ln w="9525">
                      <a:noFill/>
                      <a:miter lim="800000"/>
                      <a:headEnd/>
                      <a:tailEnd/>
                    </a:ln>
                  </pic:spPr>
                </pic:pic>
              </a:graphicData>
            </a:graphic>
          </wp:inline>
        </w:drawing>
      </w:r>
    </w:p>
    <w:p w:rsidR="00085866" w:rsidRPr="00865E98" w:rsidRDefault="00865E98" w:rsidP="00865E98">
      <w:pPr>
        <w:pStyle w:val="a3"/>
        <w:rPr>
          <w:rFonts w:eastAsia="宋体"/>
        </w:rPr>
      </w:pPr>
      <w:bookmarkStart w:id="569" w:name="_Toc395800742"/>
      <w:r>
        <w:rPr>
          <w:rFonts w:ascii="宋体" w:eastAsia="宋体" w:hAnsi="宋体" w:cs="宋体" w:hint="eastAsia"/>
        </w:rPr>
        <w:t>图</w:t>
      </w:r>
      <w:r>
        <w:rPr>
          <w:rFonts w:cs="Times New Roman"/>
        </w:rPr>
        <w:t>6-</w:t>
      </w:r>
      <w:r>
        <w:rPr>
          <w:rFonts w:hint="eastAsia"/>
        </w:rPr>
        <w:t xml:space="preserve"> </w:t>
      </w:r>
      <w:fldSimple w:instr=" SEQ 图6- \* ARABIC ">
        <w:r>
          <w:rPr>
            <w:noProof/>
          </w:rPr>
          <w:t>35</w:t>
        </w:r>
      </w:fldSimple>
      <w:r w:rsidRPr="00865E98">
        <w:rPr>
          <w:rFonts w:eastAsia="宋体" w:cs="Times New Roman"/>
          <w:i w:val="0"/>
          <w:iCs w:val="0"/>
          <w:sz w:val="20"/>
          <w:szCs w:val="20"/>
        </w:rPr>
        <w:t xml:space="preserve"> </w:t>
      </w:r>
      <w:r w:rsidRPr="00865E98">
        <w:t>DENY</w:t>
      </w:r>
      <w:r w:rsidRPr="00865E98">
        <w:rPr>
          <w:rFonts w:ascii="宋体" w:eastAsia="宋体" w:hAnsi="宋体" w:cs="宋体" w:hint="eastAsia"/>
        </w:rPr>
        <w:t>规则源地址等于冲突路径源地址</w:t>
      </w:r>
      <w:bookmarkEnd w:id="569"/>
    </w:p>
    <w:p w:rsidR="00085866" w:rsidRPr="00927E7A" w:rsidRDefault="00085866" w:rsidP="00085866">
      <w:pPr>
        <w:jc w:val="both"/>
        <w:rPr>
          <w:rFonts w:asciiTheme="minorEastAsia" w:eastAsiaTheme="minorEastAsia" w:hAnsiTheme="minorEastAsia"/>
          <w:sz w:val="21"/>
          <w:szCs w:val="21"/>
        </w:rPr>
      </w:pPr>
      <w:r w:rsidRPr="00927E7A">
        <w:rPr>
          <w:rFonts w:asciiTheme="minorEastAsia" w:eastAsiaTheme="minorEastAsia" w:hAnsiTheme="minorEastAsia" w:hint="eastAsia"/>
          <w:sz w:val="21"/>
          <w:szCs w:val="21"/>
        </w:rPr>
        <w:t>DENY规则源地址小于冲突路径源地址，</w:t>
      </w:r>
      <w:r w:rsidR="009C61C0" w:rsidRPr="00927E7A">
        <w:rPr>
          <w:rFonts w:asciiTheme="minorEastAsia" w:eastAsiaTheme="minorEastAsia" w:hAnsiTheme="minorEastAsia"/>
          <w:sz w:val="21"/>
          <w:szCs w:val="21"/>
        </w:rPr>
        <w:t>以防火墙规则“10.2.2.x --DENY-- 10.0.12.x”为例。点击此防火墙规则，可以在界面下方看到构成</w:t>
      </w:r>
      <w:proofErr w:type="gramStart"/>
      <w:r w:rsidR="009C61C0" w:rsidRPr="00927E7A">
        <w:rPr>
          <w:rFonts w:asciiTheme="minorEastAsia" w:eastAsiaTheme="minorEastAsia" w:hAnsiTheme="minorEastAsia"/>
          <w:sz w:val="21"/>
          <w:szCs w:val="21"/>
        </w:rPr>
        <w:t>该冲突</w:t>
      </w:r>
      <w:proofErr w:type="gramEnd"/>
      <w:r w:rsidR="009C61C0" w:rsidRPr="00927E7A">
        <w:rPr>
          <w:rFonts w:asciiTheme="minorEastAsia" w:eastAsiaTheme="minorEastAsia" w:hAnsiTheme="minorEastAsia"/>
          <w:sz w:val="21"/>
          <w:szCs w:val="21"/>
        </w:rPr>
        <w:t>路径的流和经过的交换机，如图</w:t>
      </w:r>
      <w:r w:rsidR="00017ECC">
        <w:rPr>
          <w:rFonts w:asciiTheme="minorEastAsia" w:eastAsiaTheme="minorEastAsia" w:hAnsiTheme="minorEastAsia" w:hint="eastAsia"/>
          <w:sz w:val="21"/>
          <w:szCs w:val="21"/>
        </w:rPr>
        <w:t>6-36</w:t>
      </w:r>
    </w:p>
    <w:p w:rsidR="00865E98" w:rsidRDefault="00085866" w:rsidP="00865E98">
      <w:pPr>
        <w:keepNext/>
        <w:jc w:val="both"/>
      </w:pPr>
      <w:r w:rsidRPr="007139D1">
        <w:rPr>
          <w:rFonts w:ascii="华文黑体" w:eastAsia="华文黑体" w:hint="eastAsia"/>
          <w:noProof/>
          <w:sz w:val="24"/>
          <w:szCs w:val="24"/>
        </w:rPr>
        <w:lastRenderedPageBreak/>
        <w:drawing>
          <wp:inline distT="0" distB="0" distL="0" distR="0">
            <wp:extent cx="5274310" cy="2895539"/>
            <wp:effectExtent l="19050" t="0" r="2540" b="0"/>
            <wp:docPr id="16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49" cstate="print"/>
                    <a:srcRect/>
                    <a:stretch>
                      <a:fillRect/>
                    </a:stretch>
                  </pic:blipFill>
                  <pic:spPr bwMode="auto">
                    <a:xfrm>
                      <a:off x="0" y="0"/>
                      <a:ext cx="5274310" cy="2895539"/>
                    </a:xfrm>
                    <a:prstGeom prst="rect">
                      <a:avLst/>
                    </a:prstGeom>
                    <a:noFill/>
                    <a:ln w="9525">
                      <a:noFill/>
                      <a:miter lim="800000"/>
                      <a:headEnd/>
                      <a:tailEnd/>
                    </a:ln>
                  </pic:spPr>
                </pic:pic>
              </a:graphicData>
            </a:graphic>
          </wp:inline>
        </w:drawing>
      </w:r>
    </w:p>
    <w:p w:rsidR="00865E98" w:rsidRDefault="00865E98" w:rsidP="00865E98">
      <w:pPr>
        <w:pStyle w:val="a3"/>
      </w:pPr>
      <w:bookmarkStart w:id="570" w:name="_Toc395800743"/>
      <w:r>
        <w:rPr>
          <w:rFonts w:ascii="宋体" w:eastAsia="宋体" w:hAnsi="宋体" w:cs="宋体" w:hint="eastAsia"/>
        </w:rPr>
        <w:t>图</w:t>
      </w:r>
      <w:r>
        <w:rPr>
          <w:rFonts w:cs="Times New Roman"/>
        </w:rPr>
        <w:t>6-</w:t>
      </w:r>
      <w:r>
        <w:t xml:space="preserve"> </w:t>
      </w:r>
      <w:fldSimple w:instr=" SEQ 图6- \* ARABIC ">
        <w:r>
          <w:rPr>
            <w:noProof/>
          </w:rPr>
          <w:t>36</w:t>
        </w:r>
      </w:fldSimple>
      <w:r w:rsidRPr="00865E98">
        <w:rPr>
          <w:rFonts w:hint="eastAsia"/>
        </w:rPr>
        <w:t xml:space="preserve"> DENY</w:t>
      </w:r>
      <w:r w:rsidRPr="00865E98">
        <w:rPr>
          <w:rFonts w:ascii="宋体" w:eastAsia="宋体" w:hAnsi="宋体" w:cs="宋体" w:hint="eastAsia"/>
        </w:rPr>
        <w:t>规则源地址小于冲突路径源地址</w:t>
      </w:r>
      <w:bookmarkEnd w:id="570"/>
    </w:p>
    <w:p w:rsidR="0041185C" w:rsidRPr="00865E98" w:rsidRDefault="00865E98" w:rsidP="00865E98">
      <w:pPr>
        <w:keepNext/>
        <w:jc w:val="both"/>
      </w:pPr>
      <w:r w:rsidRPr="00017ECC">
        <w:rPr>
          <w:rFonts w:ascii="华文黑体" w:eastAsiaTheme="minorEastAsia" w:hint="eastAsia"/>
        </w:rPr>
        <w:t xml:space="preserve"> </w:t>
      </w:r>
    </w:p>
    <w:p w:rsidR="00AA28A5" w:rsidRPr="00927E7A" w:rsidRDefault="00AA28A5" w:rsidP="00927E7A">
      <w:pPr>
        <w:pStyle w:val="ae"/>
        <w:spacing w:line="360" w:lineRule="auto"/>
        <w:ind w:firstLineChars="200" w:firstLine="420"/>
        <w:jc w:val="both"/>
        <w:rPr>
          <w:rFonts w:asciiTheme="minorEastAsia" w:eastAsiaTheme="minorEastAsia" w:hAnsiTheme="minorEastAsia"/>
          <w:sz w:val="21"/>
          <w:szCs w:val="21"/>
        </w:rPr>
      </w:pPr>
      <w:r w:rsidRPr="00927E7A">
        <w:rPr>
          <w:rFonts w:asciiTheme="minorEastAsia" w:eastAsiaTheme="minorEastAsia" w:hAnsiTheme="minorEastAsia"/>
          <w:sz w:val="21"/>
          <w:szCs w:val="21"/>
        </w:rPr>
        <w:t>在流表管理中可以查看上述的流是怎样绕过防火墙的。</w:t>
      </w:r>
    </w:p>
    <w:p w:rsidR="00AA28A5" w:rsidRPr="00927E7A" w:rsidRDefault="00AA28A5" w:rsidP="00927E7A">
      <w:pPr>
        <w:pStyle w:val="ae"/>
        <w:spacing w:line="360" w:lineRule="auto"/>
        <w:ind w:firstLineChars="200" w:firstLine="420"/>
        <w:rPr>
          <w:rFonts w:asciiTheme="minorEastAsia" w:eastAsiaTheme="minorEastAsia" w:hAnsiTheme="minorEastAsia"/>
          <w:sz w:val="21"/>
          <w:szCs w:val="21"/>
        </w:rPr>
      </w:pPr>
      <w:r w:rsidRPr="00927E7A">
        <w:rPr>
          <w:rFonts w:asciiTheme="minorEastAsia" w:eastAsiaTheme="minorEastAsia" w:hAnsiTheme="minorEastAsia"/>
          <w:sz w:val="21"/>
          <w:szCs w:val="21"/>
        </w:rPr>
        <w:t>在Mininet中用dump命令查看主机信息：</w:t>
      </w:r>
      <w:r w:rsidRPr="00927E7A">
        <w:rPr>
          <w:rFonts w:asciiTheme="minorEastAsia" w:eastAsiaTheme="minorEastAsia" w:hAnsiTheme="minorEastAsia"/>
          <w:sz w:val="21"/>
          <w:szCs w:val="21"/>
        </w:rPr>
        <w:br/>
      </w:r>
      <w:proofErr w:type="gramStart"/>
      <w:r w:rsidRPr="00927E7A">
        <w:rPr>
          <w:rFonts w:asciiTheme="minorEastAsia" w:eastAsiaTheme="minorEastAsia" w:hAnsiTheme="minorEastAsia"/>
          <w:sz w:val="21"/>
          <w:szCs w:val="21"/>
        </w:rPr>
        <w:t>mininet</w:t>
      </w:r>
      <w:proofErr w:type="gramEnd"/>
      <w:r w:rsidRPr="00927E7A">
        <w:rPr>
          <w:rFonts w:asciiTheme="minorEastAsia" w:eastAsiaTheme="minorEastAsia" w:hAnsiTheme="minorEastAsia"/>
          <w:sz w:val="21"/>
          <w:szCs w:val="21"/>
        </w:rPr>
        <w:t>&gt; dump</w:t>
      </w:r>
    </w:p>
    <w:p w:rsidR="00AA28A5" w:rsidRPr="00927E7A" w:rsidRDefault="00AA28A5" w:rsidP="00927E7A">
      <w:pPr>
        <w:pStyle w:val="ae"/>
        <w:spacing w:line="360" w:lineRule="auto"/>
        <w:ind w:firstLineChars="200" w:firstLine="420"/>
        <w:rPr>
          <w:rFonts w:asciiTheme="minorEastAsia" w:eastAsiaTheme="minorEastAsia" w:hAnsiTheme="minorEastAsia"/>
          <w:sz w:val="21"/>
          <w:szCs w:val="21"/>
        </w:rPr>
      </w:pPr>
      <w:r w:rsidRPr="00927E7A">
        <w:rPr>
          <w:rFonts w:asciiTheme="minorEastAsia" w:eastAsiaTheme="minorEastAsia" w:hAnsiTheme="minorEastAsia"/>
          <w:sz w:val="21"/>
          <w:szCs w:val="21"/>
        </w:rPr>
        <w:t>&lt;</w:t>
      </w:r>
      <w:proofErr w:type="spellStart"/>
      <w:r w:rsidRPr="00927E7A">
        <w:rPr>
          <w:rFonts w:asciiTheme="minorEastAsia" w:eastAsiaTheme="minorEastAsia" w:hAnsiTheme="minorEastAsia"/>
          <w:sz w:val="21"/>
          <w:szCs w:val="21"/>
        </w:rPr>
        <w:t>RemoteController</w:t>
      </w:r>
      <w:proofErr w:type="spellEnd"/>
      <w:r w:rsidRPr="00927E7A">
        <w:rPr>
          <w:rFonts w:asciiTheme="minorEastAsia" w:eastAsiaTheme="minorEastAsia" w:hAnsiTheme="minorEastAsia"/>
          <w:sz w:val="21"/>
          <w:szCs w:val="21"/>
        </w:rPr>
        <w:t xml:space="preserve"> c0: 192.168.56.1:6633 </w:t>
      </w:r>
      <w:proofErr w:type="spellStart"/>
      <w:proofErr w:type="gramStart"/>
      <w:r w:rsidRPr="00927E7A">
        <w:rPr>
          <w:rFonts w:asciiTheme="minorEastAsia" w:eastAsiaTheme="minorEastAsia" w:hAnsiTheme="minorEastAsia"/>
          <w:sz w:val="21"/>
          <w:szCs w:val="21"/>
        </w:rPr>
        <w:t>pid</w:t>
      </w:r>
      <w:proofErr w:type="spellEnd"/>
      <w:r w:rsidRPr="00927E7A">
        <w:rPr>
          <w:rFonts w:asciiTheme="minorEastAsia" w:eastAsiaTheme="minorEastAsia" w:hAnsiTheme="minorEastAsia"/>
          <w:sz w:val="21"/>
          <w:szCs w:val="21"/>
        </w:rPr>
        <w:t>=</w:t>
      </w:r>
      <w:proofErr w:type="gramEnd"/>
      <w:r w:rsidRPr="00927E7A">
        <w:rPr>
          <w:rFonts w:asciiTheme="minorEastAsia" w:eastAsiaTheme="minorEastAsia" w:hAnsiTheme="minorEastAsia"/>
          <w:sz w:val="21"/>
          <w:szCs w:val="21"/>
        </w:rPr>
        <w:t xml:space="preserve">12919&gt; </w:t>
      </w:r>
    </w:p>
    <w:p w:rsidR="00AA28A5" w:rsidRPr="00927E7A" w:rsidRDefault="00AA28A5" w:rsidP="00927E7A">
      <w:pPr>
        <w:pStyle w:val="ae"/>
        <w:spacing w:line="360" w:lineRule="auto"/>
        <w:ind w:firstLineChars="200" w:firstLine="420"/>
        <w:rPr>
          <w:rFonts w:asciiTheme="minorEastAsia" w:eastAsiaTheme="minorEastAsia" w:hAnsiTheme="minorEastAsia"/>
          <w:sz w:val="21"/>
          <w:szCs w:val="21"/>
        </w:rPr>
      </w:pPr>
      <w:r w:rsidRPr="00927E7A">
        <w:rPr>
          <w:rFonts w:asciiTheme="minorEastAsia" w:eastAsiaTheme="minorEastAsia" w:hAnsiTheme="minorEastAsia"/>
          <w:sz w:val="21"/>
          <w:szCs w:val="21"/>
        </w:rPr>
        <w:t>&lt;</w:t>
      </w:r>
      <w:proofErr w:type="spellStart"/>
      <w:r w:rsidRPr="00927E7A">
        <w:rPr>
          <w:rFonts w:asciiTheme="minorEastAsia" w:eastAsiaTheme="minorEastAsia" w:hAnsiTheme="minorEastAsia"/>
          <w:sz w:val="21"/>
          <w:szCs w:val="21"/>
        </w:rPr>
        <w:t>OVSSwitch</w:t>
      </w:r>
      <w:proofErr w:type="spellEnd"/>
      <w:r w:rsidRPr="00927E7A">
        <w:rPr>
          <w:rFonts w:asciiTheme="minorEastAsia" w:eastAsiaTheme="minorEastAsia" w:hAnsiTheme="minorEastAsia"/>
          <w:sz w:val="21"/>
          <w:szCs w:val="21"/>
        </w:rPr>
        <w:t xml:space="preserve"> s3: lo:127.0.0.1,s3-eth1:None,s3-eth2:None,s3-eth3:None,s3-eth4:None,s3-eth5:None </w:t>
      </w:r>
      <w:proofErr w:type="spellStart"/>
      <w:r w:rsidRPr="00927E7A">
        <w:rPr>
          <w:rFonts w:asciiTheme="minorEastAsia" w:eastAsiaTheme="minorEastAsia" w:hAnsiTheme="minorEastAsia"/>
          <w:sz w:val="21"/>
          <w:szCs w:val="21"/>
        </w:rPr>
        <w:t>pid</w:t>
      </w:r>
      <w:proofErr w:type="spellEnd"/>
      <w:r w:rsidRPr="00927E7A">
        <w:rPr>
          <w:rFonts w:asciiTheme="minorEastAsia" w:eastAsiaTheme="minorEastAsia" w:hAnsiTheme="minorEastAsia"/>
          <w:sz w:val="21"/>
          <w:szCs w:val="21"/>
        </w:rPr>
        <w:t xml:space="preserve">=12944&gt; </w:t>
      </w:r>
    </w:p>
    <w:p w:rsidR="00AA28A5" w:rsidRPr="00927E7A" w:rsidRDefault="00AA28A5" w:rsidP="00927E7A">
      <w:pPr>
        <w:pStyle w:val="ae"/>
        <w:spacing w:line="360" w:lineRule="auto"/>
        <w:ind w:firstLineChars="200" w:firstLine="420"/>
        <w:rPr>
          <w:rFonts w:asciiTheme="minorEastAsia" w:eastAsiaTheme="minorEastAsia" w:hAnsiTheme="minorEastAsia"/>
          <w:sz w:val="21"/>
          <w:szCs w:val="21"/>
        </w:rPr>
      </w:pPr>
      <w:r w:rsidRPr="00927E7A">
        <w:rPr>
          <w:rFonts w:asciiTheme="minorEastAsia" w:eastAsiaTheme="minorEastAsia" w:hAnsiTheme="minorEastAsia"/>
          <w:sz w:val="21"/>
          <w:szCs w:val="21"/>
        </w:rPr>
        <w:t>&lt;</w:t>
      </w:r>
      <w:proofErr w:type="spellStart"/>
      <w:r w:rsidRPr="00927E7A">
        <w:rPr>
          <w:rFonts w:asciiTheme="minorEastAsia" w:eastAsiaTheme="minorEastAsia" w:hAnsiTheme="minorEastAsia"/>
          <w:sz w:val="21"/>
          <w:szCs w:val="21"/>
        </w:rPr>
        <w:t>OVSSwitch</w:t>
      </w:r>
      <w:proofErr w:type="spellEnd"/>
      <w:r w:rsidRPr="00927E7A">
        <w:rPr>
          <w:rFonts w:asciiTheme="minorEastAsia" w:eastAsiaTheme="minorEastAsia" w:hAnsiTheme="minorEastAsia"/>
          <w:sz w:val="21"/>
          <w:szCs w:val="21"/>
        </w:rPr>
        <w:t xml:space="preserve"> s4: lo:127.0.0.1,s4-eth1:None,s4-eth2:None,s4-eth3:None,s4-eth4:None,s4-eth5:None,s4-eth6:None,s4-eth7:None,s4-eth8:None </w:t>
      </w:r>
      <w:proofErr w:type="spellStart"/>
      <w:r w:rsidRPr="00927E7A">
        <w:rPr>
          <w:rFonts w:asciiTheme="minorEastAsia" w:eastAsiaTheme="minorEastAsia" w:hAnsiTheme="minorEastAsia"/>
          <w:sz w:val="21"/>
          <w:szCs w:val="21"/>
        </w:rPr>
        <w:t>pid</w:t>
      </w:r>
      <w:proofErr w:type="spellEnd"/>
      <w:r w:rsidRPr="00927E7A">
        <w:rPr>
          <w:rFonts w:asciiTheme="minorEastAsia" w:eastAsiaTheme="minorEastAsia" w:hAnsiTheme="minorEastAsia"/>
          <w:sz w:val="21"/>
          <w:szCs w:val="21"/>
        </w:rPr>
        <w:t xml:space="preserve">=12949&gt; </w:t>
      </w:r>
    </w:p>
    <w:p w:rsidR="00AA28A5" w:rsidRPr="00927E7A" w:rsidRDefault="00AA28A5" w:rsidP="00927E7A">
      <w:pPr>
        <w:pStyle w:val="ae"/>
        <w:spacing w:line="360" w:lineRule="auto"/>
        <w:ind w:firstLineChars="200" w:firstLine="420"/>
        <w:rPr>
          <w:rFonts w:asciiTheme="minorEastAsia" w:eastAsiaTheme="minorEastAsia" w:hAnsiTheme="minorEastAsia"/>
          <w:sz w:val="21"/>
          <w:szCs w:val="21"/>
        </w:rPr>
      </w:pPr>
      <w:r w:rsidRPr="00927E7A">
        <w:rPr>
          <w:rFonts w:asciiTheme="minorEastAsia" w:eastAsiaTheme="minorEastAsia" w:hAnsiTheme="minorEastAsia"/>
          <w:sz w:val="21"/>
          <w:szCs w:val="21"/>
        </w:rPr>
        <w:t>&lt;</w:t>
      </w:r>
      <w:proofErr w:type="spellStart"/>
      <w:r w:rsidRPr="00927E7A">
        <w:rPr>
          <w:rFonts w:asciiTheme="minorEastAsia" w:eastAsiaTheme="minorEastAsia" w:hAnsiTheme="minorEastAsia"/>
          <w:sz w:val="21"/>
          <w:szCs w:val="21"/>
        </w:rPr>
        <w:t>OVSSwitch</w:t>
      </w:r>
      <w:proofErr w:type="spellEnd"/>
      <w:r w:rsidRPr="00927E7A">
        <w:rPr>
          <w:rFonts w:asciiTheme="minorEastAsia" w:eastAsiaTheme="minorEastAsia" w:hAnsiTheme="minorEastAsia"/>
          <w:sz w:val="21"/>
          <w:szCs w:val="21"/>
        </w:rPr>
        <w:t xml:space="preserve"> s5: lo:127.0.0.1,s5-eth1:None,s5-eth2:None,s5-eth3:None,s5-eth4:None,s5-eth5:None,s5-eth6:None,s5-eth7:None </w:t>
      </w:r>
      <w:proofErr w:type="spellStart"/>
      <w:r w:rsidRPr="00927E7A">
        <w:rPr>
          <w:rFonts w:asciiTheme="minorEastAsia" w:eastAsiaTheme="minorEastAsia" w:hAnsiTheme="minorEastAsia"/>
          <w:sz w:val="21"/>
          <w:szCs w:val="21"/>
        </w:rPr>
        <w:t>pid</w:t>
      </w:r>
      <w:proofErr w:type="spellEnd"/>
      <w:r w:rsidRPr="00927E7A">
        <w:rPr>
          <w:rFonts w:asciiTheme="minorEastAsia" w:eastAsiaTheme="minorEastAsia" w:hAnsiTheme="minorEastAsia"/>
          <w:sz w:val="21"/>
          <w:szCs w:val="21"/>
        </w:rPr>
        <w:t xml:space="preserve">=12954&gt; </w:t>
      </w:r>
    </w:p>
    <w:p w:rsidR="00AA28A5" w:rsidRPr="00927E7A" w:rsidRDefault="00AA28A5" w:rsidP="00927E7A">
      <w:pPr>
        <w:pStyle w:val="ae"/>
        <w:spacing w:line="360" w:lineRule="auto"/>
        <w:ind w:firstLineChars="200" w:firstLine="420"/>
        <w:rPr>
          <w:rFonts w:asciiTheme="minorEastAsia" w:eastAsiaTheme="minorEastAsia" w:hAnsiTheme="minorEastAsia"/>
          <w:sz w:val="21"/>
          <w:szCs w:val="21"/>
        </w:rPr>
      </w:pPr>
      <w:r w:rsidRPr="00927E7A">
        <w:rPr>
          <w:rFonts w:asciiTheme="minorEastAsia" w:eastAsiaTheme="minorEastAsia" w:hAnsiTheme="minorEastAsia"/>
          <w:sz w:val="21"/>
          <w:szCs w:val="21"/>
        </w:rPr>
        <w:t xml:space="preserve">&lt;Host h1: h1-eth0:10.0.0.1 </w:t>
      </w:r>
      <w:proofErr w:type="gramStart"/>
      <w:r w:rsidRPr="00927E7A">
        <w:rPr>
          <w:rFonts w:asciiTheme="minorEastAsia" w:eastAsiaTheme="minorEastAsia" w:hAnsiTheme="minorEastAsia"/>
          <w:sz w:val="21"/>
          <w:szCs w:val="21"/>
        </w:rPr>
        <w:t>pid=</w:t>
      </w:r>
      <w:proofErr w:type="gramEnd"/>
      <w:r w:rsidRPr="00927E7A">
        <w:rPr>
          <w:rFonts w:asciiTheme="minorEastAsia" w:eastAsiaTheme="minorEastAsia" w:hAnsiTheme="minorEastAsia"/>
          <w:sz w:val="21"/>
          <w:szCs w:val="21"/>
        </w:rPr>
        <w:t xml:space="preserve">12926&gt; </w:t>
      </w:r>
    </w:p>
    <w:p w:rsidR="00AA28A5" w:rsidRPr="00927E7A" w:rsidRDefault="00AA28A5" w:rsidP="00927E7A">
      <w:pPr>
        <w:pStyle w:val="ae"/>
        <w:spacing w:line="360" w:lineRule="auto"/>
        <w:ind w:firstLineChars="200" w:firstLine="420"/>
        <w:rPr>
          <w:rFonts w:asciiTheme="minorEastAsia" w:eastAsiaTheme="minorEastAsia" w:hAnsiTheme="minorEastAsia"/>
          <w:sz w:val="21"/>
          <w:szCs w:val="21"/>
        </w:rPr>
      </w:pPr>
      <w:r w:rsidRPr="00927E7A">
        <w:rPr>
          <w:rFonts w:asciiTheme="minorEastAsia" w:eastAsiaTheme="minorEastAsia" w:hAnsiTheme="minorEastAsia"/>
          <w:sz w:val="21"/>
          <w:szCs w:val="21"/>
        </w:rPr>
        <w:t xml:space="preserve">&lt;Host h2: h2-eth0:10.0.0.2 </w:t>
      </w:r>
      <w:proofErr w:type="gramStart"/>
      <w:r w:rsidRPr="00927E7A">
        <w:rPr>
          <w:rFonts w:asciiTheme="minorEastAsia" w:eastAsiaTheme="minorEastAsia" w:hAnsiTheme="minorEastAsia"/>
          <w:sz w:val="21"/>
          <w:szCs w:val="21"/>
        </w:rPr>
        <w:t>pid=</w:t>
      </w:r>
      <w:proofErr w:type="gramEnd"/>
      <w:r w:rsidRPr="00927E7A">
        <w:rPr>
          <w:rFonts w:asciiTheme="minorEastAsia" w:eastAsiaTheme="minorEastAsia" w:hAnsiTheme="minorEastAsia"/>
          <w:sz w:val="21"/>
          <w:szCs w:val="21"/>
        </w:rPr>
        <w:t xml:space="preserve">12927&gt; </w:t>
      </w:r>
    </w:p>
    <w:p w:rsidR="00AA28A5" w:rsidRPr="00927E7A" w:rsidRDefault="00AA28A5" w:rsidP="00927E7A">
      <w:pPr>
        <w:pStyle w:val="ae"/>
        <w:spacing w:line="360" w:lineRule="auto"/>
        <w:ind w:firstLineChars="200" w:firstLine="420"/>
        <w:rPr>
          <w:rFonts w:asciiTheme="minorEastAsia" w:eastAsiaTheme="minorEastAsia" w:hAnsiTheme="minorEastAsia"/>
          <w:sz w:val="21"/>
          <w:szCs w:val="21"/>
        </w:rPr>
      </w:pPr>
      <w:r w:rsidRPr="00927E7A">
        <w:rPr>
          <w:rFonts w:asciiTheme="minorEastAsia" w:eastAsiaTheme="minorEastAsia" w:hAnsiTheme="minorEastAsia"/>
          <w:sz w:val="21"/>
          <w:szCs w:val="21"/>
        </w:rPr>
        <w:t xml:space="preserve">&lt;Host h3: h3-eth0:10.0.0.3 </w:t>
      </w:r>
      <w:proofErr w:type="gramStart"/>
      <w:r w:rsidRPr="00927E7A">
        <w:rPr>
          <w:rFonts w:asciiTheme="minorEastAsia" w:eastAsiaTheme="minorEastAsia" w:hAnsiTheme="minorEastAsia"/>
          <w:sz w:val="21"/>
          <w:szCs w:val="21"/>
        </w:rPr>
        <w:t>pid=</w:t>
      </w:r>
      <w:proofErr w:type="gramEnd"/>
      <w:r w:rsidRPr="00927E7A">
        <w:rPr>
          <w:rFonts w:asciiTheme="minorEastAsia" w:eastAsiaTheme="minorEastAsia" w:hAnsiTheme="minorEastAsia"/>
          <w:sz w:val="21"/>
          <w:szCs w:val="21"/>
        </w:rPr>
        <w:t xml:space="preserve">12928&gt; </w:t>
      </w:r>
    </w:p>
    <w:p w:rsidR="00AA28A5" w:rsidRPr="00927E7A" w:rsidRDefault="00AA28A5" w:rsidP="00927E7A">
      <w:pPr>
        <w:pStyle w:val="ae"/>
        <w:spacing w:line="360" w:lineRule="auto"/>
        <w:ind w:firstLineChars="200" w:firstLine="420"/>
        <w:rPr>
          <w:rFonts w:asciiTheme="minorEastAsia" w:eastAsiaTheme="minorEastAsia" w:hAnsiTheme="minorEastAsia"/>
          <w:sz w:val="21"/>
          <w:szCs w:val="21"/>
        </w:rPr>
      </w:pPr>
      <w:r w:rsidRPr="00927E7A">
        <w:rPr>
          <w:rFonts w:asciiTheme="minorEastAsia" w:eastAsiaTheme="minorEastAsia" w:hAnsiTheme="minorEastAsia"/>
          <w:sz w:val="21"/>
          <w:szCs w:val="21"/>
        </w:rPr>
        <w:t xml:space="preserve">&lt;Host h4: h4-eth0:10.0.0.4 </w:t>
      </w:r>
      <w:proofErr w:type="gramStart"/>
      <w:r w:rsidRPr="00927E7A">
        <w:rPr>
          <w:rFonts w:asciiTheme="minorEastAsia" w:eastAsiaTheme="minorEastAsia" w:hAnsiTheme="minorEastAsia"/>
          <w:sz w:val="21"/>
          <w:szCs w:val="21"/>
        </w:rPr>
        <w:t>pid=</w:t>
      </w:r>
      <w:proofErr w:type="gramEnd"/>
      <w:r w:rsidRPr="00927E7A">
        <w:rPr>
          <w:rFonts w:asciiTheme="minorEastAsia" w:eastAsiaTheme="minorEastAsia" w:hAnsiTheme="minorEastAsia"/>
          <w:sz w:val="21"/>
          <w:szCs w:val="21"/>
        </w:rPr>
        <w:t xml:space="preserve">12929&gt; </w:t>
      </w:r>
    </w:p>
    <w:p w:rsidR="00AA28A5" w:rsidRPr="00927E7A" w:rsidRDefault="00AA28A5" w:rsidP="00927E7A">
      <w:pPr>
        <w:pStyle w:val="ae"/>
        <w:spacing w:line="360" w:lineRule="auto"/>
        <w:ind w:firstLineChars="200" w:firstLine="420"/>
        <w:rPr>
          <w:rFonts w:asciiTheme="minorEastAsia" w:eastAsiaTheme="minorEastAsia" w:hAnsiTheme="minorEastAsia"/>
          <w:sz w:val="21"/>
          <w:szCs w:val="21"/>
        </w:rPr>
      </w:pPr>
      <w:r w:rsidRPr="00927E7A">
        <w:rPr>
          <w:rFonts w:asciiTheme="minorEastAsia" w:eastAsiaTheme="minorEastAsia" w:hAnsiTheme="minorEastAsia"/>
          <w:sz w:val="21"/>
          <w:szCs w:val="21"/>
        </w:rPr>
        <w:lastRenderedPageBreak/>
        <w:t xml:space="preserve">&lt;Host h5: h5-eth0:10.0.11.1 </w:t>
      </w:r>
      <w:proofErr w:type="gramStart"/>
      <w:r w:rsidRPr="00927E7A">
        <w:rPr>
          <w:rFonts w:asciiTheme="minorEastAsia" w:eastAsiaTheme="minorEastAsia" w:hAnsiTheme="minorEastAsia"/>
          <w:sz w:val="21"/>
          <w:szCs w:val="21"/>
        </w:rPr>
        <w:t>pid=</w:t>
      </w:r>
      <w:proofErr w:type="gramEnd"/>
      <w:r w:rsidRPr="00927E7A">
        <w:rPr>
          <w:rFonts w:asciiTheme="minorEastAsia" w:eastAsiaTheme="minorEastAsia" w:hAnsiTheme="minorEastAsia"/>
          <w:sz w:val="21"/>
          <w:szCs w:val="21"/>
        </w:rPr>
        <w:t xml:space="preserve">12930&gt; </w:t>
      </w:r>
    </w:p>
    <w:p w:rsidR="00AA28A5" w:rsidRPr="00927E7A" w:rsidRDefault="00AA28A5" w:rsidP="00927E7A">
      <w:pPr>
        <w:pStyle w:val="ae"/>
        <w:spacing w:line="360" w:lineRule="auto"/>
        <w:ind w:firstLineChars="200" w:firstLine="420"/>
        <w:rPr>
          <w:rFonts w:asciiTheme="minorEastAsia" w:eastAsiaTheme="minorEastAsia" w:hAnsiTheme="minorEastAsia"/>
          <w:sz w:val="21"/>
          <w:szCs w:val="21"/>
        </w:rPr>
      </w:pPr>
      <w:r w:rsidRPr="00927E7A">
        <w:rPr>
          <w:rFonts w:asciiTheme="minorEastAsia" w:eastAsiaTheme="minorEastAsia" w:hAnsiTheme="minorEastAsia"/>
          <w:sz w:val="21"/>
          <w:szCs w:val="21"/>
        </w:rPr>
        <w:t xml:space="preserve">&lt;Host h6: h6-eth0:10.0.11.2 </w:t>
      </w:r>
      <w:proofErr w:type="gramStart"/>
      <w:r w:rsidRPr="00927E7A">
        <w:rPr>
          <w:rFonts w:asciiTheme="minorEastAsia" w:eastAsiaTheme="minorEastAsia" w:hAnsiTheme="minorEastAsia"/>
          <w:sz w:val="21"/>
          <w:szCs w:val="21"/>
        </w:rPr>
        <w:t>pid=</w:t>
      </w:r>
      <w:proofErr w:type="gramEnd"/>
      <w:r w:rsidRPr="00927E7A">
        <w:rPr>
          <w:rFonts w:asciiTheme="minorEastAsia" w:eastAsiaTheme="minorEastAsia" w:hAnsiTheme="minorEastAsia"/>
          <w:sz w:val="21"/>
          <w:szCs w:val="21"/>
        </w:rPr>
        <w:t xml:space="preserve">12931&gt; </w:t>
      </w:r>
    </w:p>
    <w:p w:rsidR="00AA28A5" w:rsidRPr="00927E7A" w:rsidRDefault="00AA28A5" w:rsidP="00927E7A">
      <w:pPr>
        <w:pStyle w:val="ae"/>
        <w:spacing w:line="360" w:lineRule="auto"/>
        <w:ind w:firstLineChars="200" w:firstLine="420"/>
        <w:rPr>
          <w:rFonts w:asciiTheme="minorEastAsia" w:eastAsiaTheme="minorEastAsia" w:hAnsiTheme="minorEastAsia"/>
          <w:sz w:val="21"/>
          <w:szCs w:val="21"/>
        </w:rPr>
      </w:pPr>
      <w:r w:rsidRPr="00927E7A">
        <w:rPr>
          <w:rFonts w:asciiTheme="minorEastAsia" w:eastAsiaTheme="minorEastAsia" w:hAnsiTheme="minorEastAsia"/>
          <w:sz w:val="21"/>
          <w:szCs w:val="21"/>
        </w:rPr>
        <w:t xml:space="preserve">&lt;Host h7: h7-eth0:10.0.12.1 </w:t>
      </w:r>
      <w:proofErr w:type="gramStart"/>
      <w:r w:rsidRPr="00927E7A">
        <w:rPr>
          <w:rFonts w:asciiTheme="minorEastAsia" w:eastAsiaTheme="minorEastAsia" w:hAnsiTheme="minorEastAsia"/>
          <w:sz w:val="21"/>
          <w:szCs w:val="21"/>
        </w:rPr>
        <w:t>pid=</w:t>
      </w:r>
      <w:proofErr w:type="gramEnd"/>
      <w:r w:rsidRPr="00927E7A">
        <w:rPr>
          <w:rFonts w:asciiTheme="minorEastAsia" w:eastAsiaTheme="minorEastAsia" w:hAnsiTheme="minorEastAsia"/>
          <w:sz w:val="21"/>
          <w:szCs w:val="21"/>
        </w:rPr>
        <w:t xml:space="preserve">12932&gt; </w:t>
      </w:r>
    </w:p>
    <w:p w:rsidR="00AA28A5" w:rsidRPr="00927E7A" w:rsidRDefault="00AA28A5" w:rsidP="00927E7A">
      <w:pPr>
        <w:pStyle w:val="ae"/>
        <w:spacing w:line="360" w:lineRule="auto"/>
        <w:ind w:firstLineChars="200" w:firstLine="420"/>
        <w:rPr>
          <w:rFonts w:asciiTheme="minorEastAsia" w:eastAsiaTheme="minorEastAsia" w:hAnsiTheme="minorEastAsia"/>
          <w:sz w:val="21"/>
          <w:szCs w:val="21"/>
        </w:rPr>
      </w:pPr>
      <w:r w:rsidRPr="00927E7A">
        <w:rPr>
          <w:rFonts w:asciiTheme="minorEastAsia" w:eastAsiaTheme="minorEastAsia" w:hAnsiTheme="minorEastAsia"/>
          <w:sz w:val="21"/>
          <w:szCs w:val="21"/>
        </w:rPr>
        <w:t xml:space="preserve">&lt;Host h8: h8-eth0:10.0.12.2 </w:t>
      </w:r>
      <w:proofErr w:type="gramStart"/>
      <w:r w:rsidRPr="00927E7A">
        <w:rPr>
          <w:rFonts w:asciiTheme="minorEastAsia" w:eastAsiaTheme="minorEastAsia" w:hAnsiTheme="minorEastAsia"/>
          <w:sz w:val="21"/>
          <w:szCs w:val="21"/>
        </w:rPr>
        <w:t>pid=</w:t>
      </w:r>
      <w:proofErr w:type="gramEnd"/>
      <w:r w:rsidRPr="00927E7A">
        <w:rPr>
          <w:rFonts w:asciiTheme="minorEastAsia" w:eastAsiaTheme="minorEastAsia" w:hAnsiTheme="minorEastAsia"/>
          <w:sz w:val="21"/>
          <w:szCs w:val="21"/>
        </w:rPr>
        <w:t xml:space="preserve">12933&gt; </w:t>
      </w:r>
    </w:p>
    <w:p w:rsidR="00AA28A5" w:rsidRPr="00927E7A" w:rsidRDefault="00AA28A5" w:rsidP="00927E7A">
      <w:pPr>
        <w:pStyle w:val="ae"/>
        <w:spacing w:line="360" w:lineRule="auto"/>
        <w:ind w:firstLineChars="200" w:firstLine="420"/>
        <w:rPr>
          <w:rFonts w:asciiTheme="minorEastAsia" w:eastAsiaTheme="minorEastAsia" w:hAnsiTheme="minorEastAsia"/>
          <w:sz w:val="21"/>
          <w:szCs w:val="21"/>
        </w:rPr>
      </w:pPr>
      <w:r w:rsidRPr="00927E7A">
        <w:rPr>
          <w:rFonts w:asciiTheme="minorEastAsia" w:eastAsiaTheme="minorEastAsia" w:hAnsiTheme="minorEastAsia"/>
          <w:sz w:val="21"/>
          <w:szCs w:val="21"/>
        </w:rPr>
        <w:t xml:space="preserve">&lt;Host h9: h9-eth0:10.0.1.1 </w:t>
      </w:r>
      <w:proofErr w:type="gramStart"/>
      <w:r w:rsidRPr="00927E7A">
        <w:rPr>
          <w:rFonts w:asciiTheme="minorEastAsia" w:eastAsiaTheme="minorEastAsia" w:hAnsiTheme="minorEastAsia"/>
          <w:sz w:val="21"/>
          <w:szCs w:val="21"/>
        </w:rPr>
        <w:t>pid=</w:t>
      </w:r>
      <w:proofErr w:type="gramEnd"/>
      <w:r w:rsidRPr="00927E7A">
        <w:rPr>
          <w:rFonts w:asciiTheme="minorEastAsia" w:eastAsiaTheme="minorEastAsia" w:hAnsiTheme="minorEastAsia"/>
          <w:sz w:val="21"/>
          <w:szCs w:val="21"/>
        </w:rPr>
        <w:t xml:space="preserve">12934&gt; </w:t>
      </w:r>
    </w:p>
    <w:p w:rsidR="00AA28A5" w:rsidRPr="00927E7A" w:rsidRDefault="00AA28A5" w:rsidP="00927E7A">
      <w:pPr>
        <w:pStyle w:val="ae"/>
        <w:spacing w:line="360" w:lineRule="auto"/>
        <w:ind w:firstLineChars="200" w:firstLine="420"/>
        <w:rPr>
          <w:rFonts w:asciiTheme="minorEastAsia" w:eastAsiaTheme="minorEastAsia" w:hAnsiTheme="minorEastAsia"/>
          <w:sz w:val="21"/>
          <w:szCs w:val="21"/>
        </w:rPr>
      </w:pPr>
      <w:r w:rsidRPr="00927E7A">
        <w:rPr>
          <w:rFonts w:asciiTheme="minorEastAsia" w:eastAsiaTheme="minorEastAsia" w:hAnsiTheme="minorEastAsia"/>
          <w:sz w:val="21"/>
          <w:szCs w:val="21"/>
        </w:rPr>
        <w:t xml:space="preserve">&lt;Host h10: h10-eth0:10.0.1.2 </w:t>
      </w:r>
      <w:proofErr w:type="gramStart"/>
      <w:r w:rsidRPr="00927E7A">
        <w:rPr>
          <w:rFonts w:asciiTheme="minorEastAsia" w:eastAsiaTheme="minorEastAsia" w:hAnsiTheme="minorEastAsia"/>
          <w:sz w:val="21"/>
          <w:szCs w:val="21"/>
        </w:rPr>
        <w:t>pid=</w:t>
      </w:r>
      <w:proofErr w:type="gramEnd"/>
      <w:r w:rsidRPr="00927E7A">
        <w:rPr>
          <w:rFonts w:asciiTheme="minorEastAsia" w:eastAsiaTheme="minorEastAsia" w:hAnsiTheme="minorEastAsia"/>
          <w:sz w:val="21"/>
          <w:szCs w:val="21"/>
        </w:rPr>
        <w:t xml:space="preserve">12935&gt; </w:t>
      </w:r>
    </w:p>
    <w:p w:rsidR="00AA28A5" w:rsidRPr="00927E7A" w:rsidRDefault="00AA28A5" w:rsidP="00927E7A">
      <w:pPr>
        <w:pStyle w:val="ae"/>
        <w:spacing w:line="360" w:lineRule="auto"/>
        <w:ind w:firstLineChars="200" w:firstLine="420"/>
        <w:rPr>
          <w:rFonts w:asciiTheme="minorEastAsia" w:eastAsiaTheme="minorEastAsia" w:hAnsiTheme="minorEastAsia"/>
          <w:sz w:val="21"/>
          <w:szCs w:val="21"/>
        </w:rPr>
      </w:pPr>
      <w:r w:rsidRPr="00927E7A">
        <w:rPr>
          <w:rFonts w:asciiTheme="minorEastAsia" w:eastAsiaTheme="minorEastAsia" w:hAnsiTheme="minorEastAsia"/>
          <w:sz w:val="21"/>
          <w:szCs w:val="21"/>
        </w:rPr>
        <w:t xml:space="preserve">&lt;Host h11: h11-eth0:10.1.1.1 </w:t>
      </w:r>
      <w:proofErr w:type="gramStart"/>
      <w:r w:rsidRPr="00927E7A">
        <w:rPr>
          <w:rFonts w:asciiTheme="minorEastAsia" w:eastAsiaTheme="minorEastAsia" w:hAnsiTheme="minorEastAsia"/>
          <w:sz w:val="21"/>
          <w:szCs w:val="21"/>
        </w:rPr>
        <w:t>pid=</w:t>
      </w:r>
      <w:proofErr w:type="gramEnd"/>
      <w:r w:rsidRPr="00927E7A">
        <w:rPr>
          <w:rFonts w:asciiTheme="minorEastAsia" w:eastAsiaTheme="minorEastAsia" w:hAnsiTheme="minorEastAsia"/>
          <w:sz w:val="21"/>
          <w:szCs w:val="21"/>
        </w:rPr>
        <w:t xml:space="preserve">12936&gt; </w:t>
      </w:r>
    </w:p>
    <w:p w:rsidR="00AA28A5" w:rsidRPr="00927E7A" w:rsidRDefault="00AA28A5" w:rsidP="00927E7A">
      <w:pPr>
        <w:pStyle w:val="ae"/>
        <w:spacing w:line="360" w:lineRule="auto"/>
        <w:ind w:firstLineChars="200" w:firstLine="420"/>
        <w:rPr>
          <w:rFonts w:asciiTheme="minorEastAsia" w:eastAsiaTheme="minorEastAsia" w:hAnsiTheme="minorEastAsia"/>
          <w:sz w:val="21"/>
          <w:szCs w:val="21"/>
        </w:rPr>
      </w:pPr>
      <w:r w:rsidRPr="00927E7A">
        <w:rPr>
          <w:rFonts w:asciiTheme="minorEastAsia" w:eastAsiaTheme="minorEastAsia" w:hAnsiTheme="minorEastAsia"/>
          <w:sz w:val="21"/>
          <w:szCs w:val="21"/>
        </w:rPr>
        <w:t xml:space="preserve">&lt;Host h12: h12-eth0:10.1.1.2 </w:t>
      </w:r>
      <w:proofErr w:type="gramStart"/>
      <w:r w:rsidRPr="00927E7A">
        <w:rPr>
          <w:rFonts w:asciiTheme="minorEastAsia" w:eastAsiaTheme="minorEastAsia" w:hAnsiTheme="minorEastAsia"/>
          <w:sz w:val="21"/>
          <w:szCs w:val="21"/>
        </w:rPr>
        <w:t>pid=</w:t>
      </w:r>
      <w:proofErr w:type="gramEnd"/>
      <w:r w:rsidRPr="00927E7A">
        <w:rPr>
          <w:rFonts w:asciiTheme="minorEastAsia" w:eastAsiaTheme="minorEastAsia" w:hAnsiTheme="minorEastAsia"/>
          <w:sz w:val="21"/>
          <w:szCs w:val="21"/>
        </w:rPr>
        <w:t xml:space="preserve">12937&gt; </w:t>
      </w:r>
    </w:p>
    <w:p w:rsidR="00AA28A5" w:rsidRPr="00927E7A" w:rsidRDefault="00AA28A5" w:rsidP="00927E7A">
      <w:pPr>
        <w:pStyle w:val="ae"/>
        <w:spacing w:line="360" w:lineRule="auto"/>
        <w:ind w:firstLineChars="200" w:firstLine="420"/>
        <w:rPr>
          <w:rFonts w:asciiTheme="minorEastAsia" w:eastAsiaTheme="minorEastAsia" w:hAnsiTheme="minorEastAsia"/>
          <w:sz w:val="21"/>
          <w:szCs w:val="21"/>
        </w:rPr>
      </w:pPr>
      <w:r w:rsidRPr="00927E7A">
        <w:rPr>
          <w:rFonts w:asciiTheme="minorEastAsia" w:eastAsiaTheme="minorEastAsia" w:hAnsiTheme="minorEastAsia"/>
          <w:sz w:val="21"/>
          <w:szCs w:val="21"/>
        </w:rPr>
        <w:t xml:space="preserve">&lt;Host h13: h13-eth0:10.2.2.1 </w:t>
      </w:r>
      <w:proofErr w:type="gramStart"/>
      <w:r w:rsidRPr="00927E7A">
        <w:rPr>
          <w:rFonts w:asciiTheme="minorEastAsia" w:eastAsiaTheme="minorEastAsia" w:hAnsiTheme="minorEastAsia"/>
          <w:sz w:val="21"/>
          <w:szCs w:val="21"/>
        </w:rPr>
        <w:t>pid=</w:t>
      </w:r>
      <w:proofErr w:type="gramEnd"/>
      <w:r w:rsidRPr="00927E7A">
        <w:rPr>
          <w:rFonts w:asciiTheme="minorEastAsia" w:eastAsiaTheme="minorEastAsia" w:hAnsiTheme="minorEastAsia"/>
          <w:sz w:val="21"/>
          <w:szCs w:val="21"/>
        </w:rPr>
        <w:t xml:space="preserve">12938&gt; </w:t>
      </w:r>
    </w:p>
    <w:p w:rsidR="00AA28A5" w:rsidRPr="00927E7A" w:rsidRDefault="00AA28A5" w:rsidP="00927E7A">
      <w:pPr>
        <w:pStyle w:val="ae"/>
        <w:spacing w:line="360" w:lineRule="auto"/>
        <w:ind w:firstLineChars="200" w:firstLine="420"/>
        <w:rPr>
          <w:rFonts w:asciiTheme="minorEastAsia" w:eastAsiaTheme="minorEastAsia" w:hAnsiTheme="minorEastAsia"/>
          <w:sz w:val="21"/>
          <w:szCs w:val="21"/>
        </w:rPr>
      </w:pPr>
      <w:r w:rsidRPr="00927E7A">
        <w:rPr>
          <w:rFonts w:asciiTheme="minorEastAsia" w:eastAsiaTheme="minorEastAsia" w:hAnsiTheme="minorEastAsia"/>
          <w:sz w:val="21"/>
          <w:szCs w:val="21"/>
        </w:rPr>
        <w:t xml:space="preserve">&lt;Host h14: h14-eth0:10.2.2.2 </w:t>
      </w:r>
      <w:proofErr w:type="gramStart"/>
      <w:r w:rsidRPr="00927E7A">
        <w:rPr>
          <w:rFonts w:asciiTheme="minorEastAsia" w:eastAsiaTheme="minorEastAsia" w:hAnsiTheme="minorEastAsia"/>
          <w:sz w:val="21"/>
          <w:szCs w:val="21"/>
        </w:rPr>
        <w:t>pid=</w:t>
      </w:r>
      <w:proofErr w:type="gramEnd"/>
      <w:r w:rsidRPr="00927E7A">
        <w:rPr>
          <w:rFonts w:asciiTheme="minorEastAsia" w:eastAsiaTheme="minorEastAsia" w:hAnsiTheme="minorEastAsia"/>
          <w:sz w:val="21"/>
          <w:szCs w:val="21"/>
        </w:rPr>
        <w:t xml:space="preserve">12939&gt; </w:t>
      </w:r>
    </w:p>
    <w:p w:rsidR="00AA28A5" w:rsidRPr="00927E7A" w:rsidRDefault="00AA28A5" w:rsidP="00927E7A">
      <w:pPr>
        <w:pStyle w:val="ae"/>
        <w:spacing w:line="360" w:lineRule="auto"/>
        <w:ind w:firstLineChars="200" w:firstLine="420"/>
        <w:rPr>
          <w:rFonts w:asciiTheme="minorEastAsia" w:eastAsiaTheme="minorEastAsia" w:hAnsiTheme="minorEastAsia"/>
          <w:sz w:val="21"/>
          <w:szCs w:val="21"/>
        </w:rPr>
      </w:pPr>
      <w:r w:rsidRPr="00927E7A">
        <w:rPr>
          <w:rFonts w:asciiTheme="minorEastAsia" w:eastAsiaTheme="minorEastAsia" w:hAnsiTheme="minorEastAsia"/>
          <w:sz w:val="21"/>
          <w:szCs w:val="21"/>
        </w:rPr>
        <w:t xml:space="preserve">&lt;Host h15: h15-eth0:10.2.3.1 </w:t>
      </w:r>
      <w:proofErr w:type="gramStart"/>
      <w:r w:rsidRPr="00927E7A">
        <w:rPr>
          <w:rFonts w:asciiTheme="minorEastAsia" w:eastAsiaTheme="minorEastAsia" w:hAnsiTheme="minorEastAsia"/>
          <w:sz w:val="21"/>
          <w:szCs w:val="21"/>
        </w:rPr>
        <w:t>pid=</w:t>
      </w:r>
      <w:proofErr w:type="gramEnd"/>
      <w:r w:rsidRPr="00927E7A">
        <w:rPr>
          <w:rFonts w:asciiTheme="minorEastAsia" w:eastAsiaTheme="minorEastAsia" w:hAnsiTheme="minorEastAsia"/>
          <w:sz w:val="21"/>
          <w:szCs w:val="21"/>
        </w:rPr>
        <w:t xml:space="preserve">12940&gt; </w:t>
      </w:r>
    </w:p>
    <w:p w:rsidR="00AA28A5" w:rsidRPr="00927E7A" w:rsidRDefault="00AA28A5" w:rsidP="00927E7A">
      <w:pPr>
        <w:pStyle w:val="ae"/>
        <w:spacing w:line="360" w:lineRule="auto"/>
        <w:ind w:firstLineChars="200" w:firstLine="420"/>
        <w:rPr>
          <w:rFonts w:asciiTheme="minorEastAsia" w:eastAsiaTheme="minorEastAsia" w:hAnsiTheme="minorEastAsia"/>
          <w:sz w:val="21"/>
          <w:szCs w:val="21"/>
        </w:rPr>
      </w:pPr>
      <w:r w:rsidRPr="00927E7A">
        <w:rPr>
          <w:rFonts w:asciiTheme="minorEastAsia" w:eastAsiaTheme="minorEastAsia" w:hAnsiTheme="minorEastAsia"/>
          <w:sz w:val="21"/>
          <w:szCs w:val="21"/>
        </w:rPr>
        <w:t xml:space="preserve">&lt;Host h16: h16-eth0:10.2.3.2 </w:t>
      </w:r>
      <w:proofErr w:type="gramStart"/>
      <w:r w:rsidRPr="00927E7A">
        <w:rPr>
          <w:rFonts w:asciiTheme="minorEastAsia" w:eastAsiaTheme="minorEastAsia" w:hAnsiTheme="minorEastAsia"/>
          <w:sz w:val="21"/>
          <w:szCs w:val="21"/>
        </w:rPr>
        <w:t>pid=</w:t>
      </w:r>
      <w:proofErr w:type="gramEnd"/>
      <w:r w:rsidRPr="00927E7A">
        <w:rPr>
          <w:rFonts w:asciiTheme="minorEastAsia" w:eastAsiaTheme="minorEastAsia" w:hAnsiTheme="minorEastAsia"/>
          <w:sz w:val="21"/>
          <w:szCs w:val="21"/>
        </w:rPr>
        <w:t xml:space="preserve">12941&gt; </w:t>
      </w:r>
    </w:p>
    <w:p w:rsidR="00AA28A5" w:rsidRPr="00927E7A" w:rsidRDefault="00AA28A5" w:rsidP="00927E7A">
      <w:pPr>
        <w:pStyle w:val="ae"/>
        <w:spacing w:line="360" w:lineRule="auto"/>
        <w:ind w:firstLineChars="200" w:firstLine="420"/>
        <w:jc w:val="both"/>
        <w:rPr>
          <w:rFonts w:asciiTheme="minorEastAsia" w:eastAsiaTheme="minorEastAsia" w:hAnsiTheme="minorEastAsia"/>
          <w:sz w:val="21"/>
          <w:szCs w:val="21"/>
        </w:rPr>
      </w:pPr>
      <w:r w:rsidRPr="00927E7A">
        <w:rPr>
          <w:rFonts w:asciiTheme="minorEastAsia" w:eastAsiaTheme="minorEastAsia" w:hAnsiTheme="minorEastAsia"/>
          <w:sz w:val="21"/>
          <w:szCs w:val="21"/>
        </w:rPr>
        <w:t>可见h13的</w:t>
      </w:r>
      <w:r w:rsidR="00865E98">
        <w:rPr>
          <w:rFonts w:asciiTheme="minorEastAsia" w:eastAsiaTheme="minorEastAsia" w:hAnsiTheme="minorEastAsia"/>
          <w:sz w:val="21"/>
          <w:szCs w:val="21"/>
        </w:rPr>
        <w:t>IP</w:t>
      </w:r>
      <w:r w:rsidRPr="00927E7A">
        <w:rPr>
          <w:rFonts w:asciiTheme="minorEastAsia" w:eastAsiaTheme="minorEastAsia" w:hAnsiTheme="minorEastAsia"/>
          <w:sz w:val="21"/>
          <w:szCs w:val="21"/>
        </w:rPr>
        <w:t>地址为10.2.2.1，h7的</w:t>
      </w:r>
      <w:r w:rsidR="00865E98">
        <w:rPr>
          <w:rFonts w:asciiTheme="minorEastAsia" w:eastAsiaTheme="minorEastAsia" w:hAnsiTheme="minorEastAsia"/>
          <w:sz w:val="21"/>
          <w:szCs w:val="21"/>
        </w:rPr>
        <w:t>IP</w:t>
      </w:r>
      <w:r w:rsidRPr="00927E7A">
        <w:rPr>
          <w:rFonts w:asciiTheme="minorEastAsia" w:eastAsiaTheme="minorEastAsia" w:hAnsiTheme="minorEastAsia"/>
          <w:sz w:val="21"/>
          <w:szCs w:val="21"/>
        </w:rPr>
        <w:t>地址为10.0.12.1，满足防火墙规则（10.2.2.x --DENY-- 10.0.12.x）禁止的路径。用xterm命令打开h13 和 h7主机，以nc命令验证h13与h7之间是否可以通信，具体过程如下：</w:t>
      </w:r>
    </w:p>
    <w:p w:rsidR="00AA28A5" w:rsidRPr="00927E7A" w:rsidRDefault="00AA28A5" w:rsidP="00927E7A">
      <w:pPr>
        <w:pStyle w:val="ae"/>
        <w:numPr>
          <w:ilvl w:val="0"/>
          <w:numId w:val="35"/>
        </w:numPr>
        <w:overflowPunct w:val="0"/>
        <w:spacing w:line="360" w:lineRule="auto"/>
        <w:ind w:left="0" w:firstLineChars="200" w:firstLine="420"/>
        <w:jc w:val="both"/>
        <w:rPr>
          <w:rFonts w:asciiTheme="minorEastAsia" w:eastAsiaTheme="minorEastAsia" w:hAnsiTheme="minorEastAsia"/>
          <w:sz w:val="21"/>
          <w:szCs w:val="21"/>
        </w:rPr>
      </w:pPr>
      <w:r w:rsidRPr="00927E7A">
        <w:rPr>
          <w:rFonts w:asciiTheme="minorEastAsia" w:eastAsiaTheme="minorEastAsia" w:hAnsiTheme="minorEastAsia"/>
          <w:sz w:val="21"/>
          <w:szCs w:val="21"/>
        </w:rPr>
        <w:t>在h7上打开4444端口监听；</w:t>
      </w:r>
    </w:p>
    <w:p w:rsidR="00927E7A" w:rsidRPr="00785672" w:rsidRDefault="00AA28A5" w:rsidP="00927E7A">
      <w:pPr>
        <w:pStyle w:val="ae"/>
        <w:numPr>
          <w:ilvl w:val="0"/>
          <w:numId w:val="35"/>
        </w:numPr>
        <w:overflowPunct w:val="0"/>
        <w:spacing w:line="360" w:lineRule="auto"/>
        <w:ind w:left="0" w:firstLineChars="200" w:firstLine="420"/>
        <w:jc w:val="both"/>
        <w:rPr>
          <w:rFonts w:asciiTheme="minorEastAsia" w:eastAsiaTheme="minorEastAsia" w:hAnsiTheme="minorEastAsia"/>
          <w:sz w:val="21"/>
          <w:szCs w:val="21"/>
        </w:rPr>
      </w:pPr>
      <w:r w:rsidRPr="00927E7A">
        <w:rPr>
          <w:rFonts w:asciiTheme="minorEastAsia" w:eastAsiaTheme="minorEastAsia" w:hAnsiTheme="minorEastAsia"/>
          <w:sz w:val="21"/>
          <w:szCs w:val="21"/>
        </w:rPr>
        <w:t>在h13上请求访问h3（10.0.0.3）的4444端口（这里解释一下为什么访问10.0.0.3主机，而不是h7主机的</w:t>
      </w:r>
      <w:r w:rsidR="00865E98">
        <w:rPr>
          <w:rFonts w:asciiTheme="minorEastAsia" w:eastAsiaTheme="minorEastAsia" w:hAnsiTheme="minorEastAsia"/>
          <w:sz w:val="21"/>
          <w:szCs w:val="21"/>
        </w:rPr>
        <w:t>IP</w:t>
      </w:r>
      <w:r w:rsidRPr="00927E7A">
        <w:rPr>
          <w:rFonts w:asciiTheme="minorEastAsia" w:eastAsiaTheme="minorEastAsia" w:hAnsiTheme="minorEastAsia"/>
          <w:sz w:val="21"/>
          <w:szCs w:val="21"/>
        </w:rPr>
        <w:t xml:space="preserve"> 10.0.12.1。如前文所说，绕过此防火墙规则的shifted-flow-path</w:t>
      </w:r>
      <w:r w:rsidR="00927E7A">
        <w:rPr>
          <w:rFonts w:asciiTheme="minorEastAsia" w:eastAsiaTheme="minorEastAsia" w:hAnsiTheme="minorEastAsia" w:hint="eastAsia"/>
          <w:sz w:val="21"/>
          <w:szCs w:val="21"/>
        </w:rPr>
        <w:t>为</w:t>
      </w:r>
      <w:r w:rsidRPr="00785672">
        <w:rPr>
          <w:rFonts w:asciiTheme="minorEastAsia" w:eastAsiaTheme="minorEastAsia" w:hAnsiTheme="minorEastAsia"/>
          <w:iCs/>
          <w:color w:val="000000"/>
          <w:sz w:val="21"/>
          <w:szCs w:val="21"/>
        </w:rPr>
        <w:t>["10.2.x.x",["S4","flow-mod-1001","00:00:00:00:00:00:00:04","S5","flow-mod-1002",</w:t>
      </w:r>
    </w:p>
    <w:p w:rsidR="00AA28A5" w:rsidRPr="00927E7A" w:rsidRDefault="00AA28A5" w:rsidP="00927E7A">
      <w:pPr>
        <w:pStyle w:val="ae"/>
        <w:overflowPunct w:val="0"/>
        <w:spacing w:line="360" w:lineRule="auto"/>
        <w:jc w:val="both"/>
        <w:rPr>
          <w:rFonts w:asciiTheme="minorEastAsia" w:eastAsiaTheme="minorEastAsia" w:hAnsiTheme="minorEastAsia"/>
          <w:sz w:val="21"/>
          <w:szCs w:val="21"/>
        </w:rPr>
      </w:pPr>
      <w:r w:rsidRPr="00785672">
        <w:rPr>
          <w:rFonts w:asciiTheme="minorEastAsia" w:eastAsiaTheme="minorEastAsia" w:hAnsiTheme="minorEastAsia"/>
          <w:iCs/>
          <w:color w:val="000000"/>
          <w:sz w:val="21"/>
          <w:szCs w:val="21"/>
        </w:rPr>
        <w:t>"00:00:00:00:00:00:00:05"],"10.0.12.1"]</w:t>
      </w:r>
      <w:r w:rsidRPr="00785672">
        <w:rPr>
          <w:rFonts w:asciiTheme="minorEastAsia" w:eastAsiaTheme="minorEastAsia" w:hAnsiTheme="minorEastAsia"/>
          <w:color w:val="000000"/>
          <w:sz w:val="21"/>
          <w:szCs w:val="21"/>
        </w:rPr>
        <w:t>，</w:t>
      </w:r>
      <w:r w:rsidRPr="00927E7A">
        <w:rPr>
          <w:rFonts w:asciiTheme="minorEastAsia" w:eastAsiaTheme="minorEastAsia" w:hAnsiTheme="minorEastAsia"/>
          <w:color w:val="000000"/>
          <w:sz w:val="21"/>
          <w:szCs w:val="21"/>
        </w:rPr>
        <w:t>构成这条路径的第一条流为flow-mod-1001，在流表管理中可见该流的操作是匹配源</w:t>
      </w:r>
      <w:r w:rsidR="00865E98">
        <w:rPr>
          <w:rFonts w:asciiTheme="minorEastAsia" w:eastAsiaTheme="minorEastAsia" w:hAnsiTheme="minorEastAsia"/>
          <w:color w:val="000000"/>
          <w:sz w:val="21"/>
          <w:szCs w:val="21"/>
        </w:rPr>
        <w:t>IP</w:t>
      </w:r>
      <w:r w:rsidRPr="00927E7A">
        <w:rPr>
          <w:rFonts w:asciiTheme="minorEastAsia" w:eastAsiaTheme="minorEastAsia" w:hAnsiTheme="minorEastAsia"/>
          <w:color w:val="000000"/>
          <w:sz w:val="21"/>
          <w:szCs w:val="21"/>
        </w:rPr>
        <w:t>为10.2.x.x、目的</w:t>
      </w:r>
      <w:r w:rsidR="00865E98">
        <w:rPr>
          <w:rFonts w:asciiTheme="minorEastAsia" w:eastAsiaTheme="minorEastAsia" w:hAnsiTheme="minorEastAsia"/>
          <w:color w:val="000000"/>
          <w:sz w:val="21"/>
          <w:szCs w:val="21"/>
        </w:rPr>
        <w:t>IP</w:t>
      </w:r>
      <w:r w:rsidRPr="00927E7A">
        <w:rPr>
          <w:rFonts w:asciiTheme="minorEastAsia" w:eastAsiaTheme="minorEastAsia" w:hAnsiTheme="minorEastAsia"/>
          <w:color w:val="000000"/>
          <w:sz w:val="21"/>
          <w:szCs w:val="21"/>
        </w:rPr>
        <w:t>为10.0.0.x的数据包，然后将其源</w:t>
      </w:r>
      <w:r w:rsidR="00865E98">
        <w:rPr>
          <w:rFonts w:asciiTheme="minorEastAsia" w:eastAsiaTheme="minorEastAsia" w:hAnsiTheme="minorEastAsia"/>
          <w:color w:val="000000"/>
          <w:sz w:val="21"/>
          <w:szCs w:val="21"/>
        </w:rPr>
        <w:t>IP</w:t>
      </w:r>
      <w:r w:rsidRPr="00927E7A">
        <w:rPr>
          <w:rFonts w:asciiTheme="minorEastAsia" w:eastAsiaTheme="minorEastAsia" w:hAnsiTheme="minorEastAsia"/>
          <w:color w:val="000000"/>
          <w:sz w:val="21"/>
          <w:szCs w:val="21"/>
        </w:rPr>
        <w:t>改为10.1.1.1，从交换机2号端口转发出去。因此，h13假装访问10.0.0.3，最终数据包能够绕过防火墙到达10.0.12.1</w:t>
      </w:r>
      <w:r w:rsidRPr="00927E7A">
        <w:rPr>
          <w:rFonts w:asciiTheme="minorEastAsia" w:eastAsiaTheme="minorEastAsia" w:hAnsiTheme="minorEastAsia"/>
          <w:sz w:val="21"/>
          <w:szCs w:val="21"/>
        </w:rPr>
        <w:t>）；</w:t>
      </w:r>
    </w:p>
    <w:p w:rsidR="00927E7A" w:rsidRPr="00927E7A" w:rsidRDefault="00AA28A5" w:rsidP="00927E7A">
      <w:pPr>
        <w:pStyle w:val="ae"/>
        <w:numPr>
          <w:ilvl w:val="0"/>
          <w:numId w:val="35"/>
        </w:numPr>
        <w:overflowPunct w:val="0"/>
        <w:spacing w:line="360" w:lineRule="auto"/>
        <w:ind w:left="0" w:firstLineChars="200" w:firstLine="420"/>
        <w:jc w:val="both"/>
        <w:rPr>
          <w:rFonts w:asciiTheme="minorEastAsia" w:eastAsiaTheme="minorEastAsia" w:hAnsiTheme="minorEastAsia"/>
          <w:sz w:val="21"/>
          <w:szCs w:val="21"/>
        </w:rPr>
      </w:pPr>
      <w:r w:rsidRPr="00927E7A">
        <w:rPr>
          <w:rFonts w:asciiTheme="minorEastAsia" w:eastAsiaTheme="minorEastAsia" w:hAnsiTheme="minorEastAsia"/>
          <w:sz w:val="21"/>
          <w:szCs w:val="21"/>
        </w:rPr>
        <w:t>查看h7能否收到h13发来的信息。</w:t>
      </w:r>
    </w:p>
    <w:p w:rsidR="00865E98" w:rsidRDefault="00AA28A5" w:rsidP="00865E98">
      <w:pPr>
        <w:pStyle w:val="ae"/>
        <w:keepNext/>
      </w:pPr>
      <w:r>
        <w:rPr>
          <w:noProof/>
          <w:lang w:bidi="ar-SA"/>
        </w:rPr>
        <w:lastRenderedPageBreak/>
        <w:drawing>
          <wp:inline distT="0" distB="0" distL="0" distR="0">
            <wp:extent cx="4476750" cy="2200275"/>
            <wp:effectExtent l="19050" t="0" r="0" b="0"/>
            <wp:docPr id="1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50" cstate="print"/>
                    <a:srcRect/>
                    <a:stretch>
                      <a:fillRect/>
                    </a:stretch>
                  </pic:blipFill>
                  <pic:spPr bwMode="auto">
                    <a:xfrm>
                      <a:off x="0" y="0"/>
                      <a:ext cx="4476750" cy="2200275"/>
                    </a:xfrm>
                    <a:prstGeom prst="rect">
                      <a:avLst/>
                    </a:prstGeom>
                    <a:noFill/>
                    <a:ln w="9525">
                      <a:noFill/>
                      <a:miter lim="800000"/>
                      <a:headEnd/>
                      <a:tailEnd/>
                    </a:ln>
                  </pic:spPr>
                </pic:pic>
              </a:graphicData>
            </a:graphic>
          </wp:inline>
        </w:drawing>
      </w:r>
    </w:p>
    <w:p w:rsidR="00865E98" w:rsidRDefault="00865E98" w:rsidP="00865E98">
      <w:pPr>
        <w:pStyle w:val="a3"/>
      </w:pPr>
      <w:bookmarkStart w:id="571" w:name="_Toc395800744"/>
      <w:r>
        <w:rPr>
          <w:rFonts w:ascii="宋体" w:eastAsia="宋体" w:hAnsi="宋体" w:cs="宋体" w:hint="eastAsia"/>
        </w:rPr>
        <w:t>图</w:t>
      </w:r>
      <w:r>
        <w:rPr>
          <w:rFonts w:cs="Times New Roman"/>
        </w:rPr>
        <w:t>6-</w:t>
      </w:r>
      <w:r>
        <w:t xml:space="preserve"> </w:t>
      </w:r>
      <w:fldSimple w:instr=" SEQ 图6- \* ARABIC ">
        <w:r>
          <w:rPr>
            <w:noProof/>
          </w:rPr>
          <w:t>37</w:t>
        </w:r>
      </w:fldSimple>
      <w:r w:rsidRPr="00865E98">
        <w:rPr>
          <w:rFonts w:ascii="宋体" w:eastAsia="宋体" w:hAnsi="宋体" w:cs="宋体" w:hint="eastAsia"/>
        </w:rPr>
        <w:t>验证是否存在冲突</w:t>
      </w:r>
      <w:bookmarkEnd w:id="571"/>
    </w:p>
    <w:p w:rsidR="00AA28A5" w:rsidRPr="00865E98" w:rsidRDefault="00865E98" w:rsidP="00865E98">
      <w:pPr>
        <w:pStyle w:val="ae"/>
        <w:keepNext/>
      </w:pPr>
      <w:r w:rsidRPr="00017ECC">
        <w:rPr>
          <w:rFonts w:eastAsiaTheme="minorEastAsia" w:hint="eastAsia"/>
        </w:rPr>
        <w:t xml:space="preserve"> </w:t>
      </w:r>
    </w:p>
    <w:p w:rsidR="00AA28A5" w:rsidRPr="00927E7A" w:rsidRDefault="00AA28A5" w:rsidP="00927E7A">
      <w:pPr>
        <w:pStyle w:val="ae"/>
        <w:spacing w:line="360" w:lineRule="auto"/>
        <w:ind w:firstLineChars="200" w:firstLine="420"/>
        <w:jc w:val="both"/>
        <w:rPr>
          <w:rFonts w:asciiTheme="minorEastAsia" w:eastAsiaTheme="minorEastAsia" w:hAnsiTheme="minorEastAsia"/>
          <w:sz w:val="21"/>
          <w:szCs w:val="21"/>
        </w:rPr>
      </w:pPr>
      <w:r w:rsidRPr="00927E7A">
        <w:rPr>
          <w:rFonts w:asciiTheme="minorEastAsia" w:eastAsiaTheme="minorEastAsia" w:hAnsiTheme="minorEastAsia"/>
          <w:sz w:val="21"/>
          <w:szCs w:val="21"/>
        </w:rPr>
        <w:t>可见h7收到h13发来的信息，防火墙规则被绕过，检测出来的冲突路径确实存在。点击下方的“在浏览器中查看冲突路径”，可以在浏览器中看到如下图所示的冲突路径：</w:t>
      </w:r>
    </w:p>
    <w:p w:rsidR="00865E98" w:rsidRDefault="00AA28A5" w:rsidP="00865E98">
      <w:pPr>
        <w:pStyle w:val="ae"/>
        <w:keepNext/>
      </w:pPr>
      <w:r>
        <w:rPr>
          <w:noProof/>
          <w:lang w:bidi="ar-SA"/>
        </w:rPr>
        <w:drawing>
          <wp:inline distT="0" distB="0" distL="0" distR="0">
            <wp:extent cx="6120130" cy="4864100"/>
            <wp:effectExtent l="19050" t="0" r="0" b="0"/>
            <wp:docPr id="1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51" cstate="print"/>
                    <a:srcRect/>
                    <a:stretch>
                      <a:fillRect/>
                    </a:stretch>
                  </pic:blipFill>
                  <pic:spPr bwMode="auto">
                    <a:xfrm>
                      <a:off x="0" y="0"/>
                      <a:ext cx="6120130" cy="4864100"/>
                    </a:xfrm>
                    <a:prstGeom prst="rect">
                      <a:avLst/>
                    </a:prstGeom>
                    <a:noFill/>
                    <a:ln w="9525">
                      <a:noFill/>
                      <a:miter lim="800000"/>
                      <a:headEnd/>
                      <a:tailEnd/>
                    </a:ln>
                  </pic:spPr>
                </pic:pic>
              </a:graphicData>
            </a:graphic>
          </wp:inline>
        </w:drawing>
      </w:r>
    </w:p>
    <w:p w:rsidR="00865E98" w:rsidRDefault="00865E98" w:rsidP="00865E98">
      <w:pPr>
        <w:pStyle w:val="a3"/>
      </w:pPr>
      <w:bookmarkStart w:id="572" w:name="_Toc395800745"/>
      <w:r>
        <w:rPr>
          <w:rFonts w:ascii="宋体" w:eastAsia="宋体" w:hAnsi="宋体" w:cs="宋体" w:hint="eastAsia"/>
        </w:rPr>
        <w:t>图</w:t>
      </w:r>
      <w:r>
        <w:rPr>
          <w:rFonts w:cs="Times New Roman"/>
        </w:rPr>
        <w:t>6-</w:t>
      </w:r>
      <w:r>
        <w:t xml:space="preserve"> </w:t>
      </w:r>
      <w:fldSimple w:instr=" SEQ 图6- \* ARABIC ">
        <w:r>
          <w:rPr>
            <w:noProof/>
          </w:rPr>
          <w:t>38</w:t>
        </w:r>
      </w:fldSimple>
      <w:r w:rsidRPr="00865E98">
        <w:rPr>
          <w:rFonts w:ascii="宋体" w:eastAsia="宋体" w:hAnsi="宋体" w:cs="宋体" w:hint="eastAsia"/>
        </w:rPr>
        <w:t>在浏览器中查看冲突路径</w:t>
      </w:r>
      <w:bookmarkEnd w:id="572"/>
    </w:p>
    <w:p w:rsidR="00AA28A5" w:rsidRPr="00865E98" w:rsidRDefault="00865E98" w:rsidP="00865E98">
      <w:pPr>
        <w:pStyle w:val="ae"/>
        <w:keepNext/>
      </w:pPr>
      <w:r w:rsidRPr="00017ECC">
        <w:rPr>
          <w:rFonts w:eastAsiaTheme="minorEastAsia" w:hint="eastAsia"/>
        </w:rPr>
        <w:lastRenderedPageBreak/>
        <w:t xml:space="preserve"> </w:t>
      </w:r>
    </w:p>
    <w:p w:rsidR="00AA28A5" w:rsidRPr="00927E7A" w:rsidRDefault="00AA28A5" w:rsidP="00927E7A">
      <w:pPr>
        <w:pStyle w:val="ae"/>
        <w:spacing w:line="360" w:lineRule="auto"/>
        <w:ind w:firstLineChars="200" w:firstLine="420"/>
        <w:jc w:val="both"/>
        <w:rPr>
          <w:rFonts w:asciiTheme="minorEastAsia" w:eastAsiaTheme="minorEastAsia" w:hAnsiTheme="minorEastAsia"/>
          <w:sz w:val="21"/>
          <w:szCs w:val="21"/>
        </w:rPr>
      </w:pPr>
      <w:r w:rsidRPr="00927E7A">
        <w:rPr>
          <w:rFonts w:asciiTheme="minorEastAsia" w:eastAsiaTheme="minorEastAsia" w:hAnsiTheme="minorEastAsia"/>
          <w:sz w:val="21"/>
          <w:szCs w:val="21"/>
        </w:rPr>
        <w:t>点击“解决此冲突”按钮，可以解决</w:t>
      </w:r>
      <w:proofErr w:type="gramStart"/>
      <w:r w:rsidRPr="00927E7A">
        <w:rPr>
          <w:rFonts w:asciiTheme="minorEastAsia" w:eastAsiaTheme="minorEastAsia" w:hAnsiTheme="minorEastAsia"/>
          <w:sz w:val="21"/>
          <w:szCs w:val="21"/>
        </w:rPr>
        <w:t>该冲突</w:t>
      </w:r>
      <w:proofErr w:type="gramEnd"/>
      <w:r w:rsidRPr="00927E7A">
        <w:rPr>
          <w:rFonts w:asciiTheme="minorEastAsia" w:eastAsiaTheme="minorEastAsia" w:hAnsiTheme="minorEastAsia"/>
          <w:sz w:val="21"/>
          <w:szCs w:val="21"/>
        </w:rPr>
        <w:t>路径。下图是冲突解决算法生成的阻断流表，通过将该流表写入相应的交换机，阻断存在的冲突路径。</w:t>
      </w:r>
    </w:p>
    <w:p w:rsidR="00865E98" w:rsidRDefault="00AA28A5" w:rsidP="00865E98">
      <w:pPr>
        <w:pStyle w:val="ae"/>
        <w:keepNext/>
      </w:pPr>
      <w:r>
        <w:rPr>
          <w:noProof/>
          <w:lang w:bidi="ar-SA"/>
        </w:rPr>
        <w:drawing>
          <wp:inline distT="0" distB="0" distL="0" distR="0">
            <wp:extent cx="4743450" cy="2628900"/>
            <wp:effectExtent l="19050" t="0" r="0" b="0"/>
            <wp:docPr id="1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52" cstate="print"/>
                    <a:srcRect/>
                    <a:stretch>
                      <a:fillRect/>
                    </a:stretch>
                  </pic:blipFill>
                  <pic:spPr bwMode="auto">
                    <a:xfrm>
                      <a:off x="0" y="0"/>
                      <a:ext cx="4743450" cy="2628900"/>
                    </a:xfrm>
                    <a:prstGeom prst="rect">
                      <a:avLst/>
                    </a:prstGeom>
                    <a:noFill/>
                    <a:ln w="9525">
                      <a:noFill/>
                      <a:miter lim="800000"/>
                      <a:headEnd/>
                      <a:tailEnd/>
                    </a:ln>
                  </pic:spPr>
                </pic:pic>
              </a:graphicData>
            </a:graphic>
          </wp:inline>
        </w:drawing>
      </w:r>
    </w:p>
    <w:p w:rsidR="00927E7A" w:rsidRPr="00017ECC" w:rsidRDefault="00865E98" w:rsidP="00865E98">
      <w:pPr>
        <w:pStyle w:val="a3"/>
        <w:rPr>
          <w:rFonts w:eastAsiaTheme="minorEastAsia"/>
        </w:rPr>
      </w:pPr>
      <w:bookmarkStart w:id="573" w:name="_Toc395800746"/>
      <w:r>
        <w:rPr>
          <w:rFonts w:ascii="宋体" w:eastAsia="宋体" w:hAnsi="宋体" w:cs="宋体" w:hint="eastAsia"/>
        </w:rPr>
        <w:t>图</w:t>
      </w:r>
      <w:r>
        <w:rPr>
          <w:rFonts w:cs="Times New Roman"/>
        </w:rPr>
        <w:t>6-</w:t>
      </w:r>
      <w:r>
        <w:t xml:space="preserve"> </w:t>
      </w:r>
      <w:fldSimple w:instr=" SEQ 图6- \* ARABIC ">
        <w:r>
          <w:rPr>
            <w:noProof/>
          </w:rPr>
          <w:t>39</w:t>
        </w:r>
      </w:fldSimple>
      <w:r w:rsidRPr="00865E98">
        <w:rPr>
          <w:rFonts w:ascii="宋体" w:eastAsia="宋体" w:hAnsi="宋体" w:cs="宋体" w:hint="eastAsia"/>
        </w:rPr>
        <w:t>插入的阻断流表</w:t>
      </w:r>
      <w:bookmarkEnd w:id="573"/>
    </w:p>
    <w:p w:rsidR="00AA28A5" w:rsidRPr="00927E7A" w:rsidRDefault="00AA28A5" w:rsidP="00927E7A">
      <w:pPr>
        <w:pStyle w:val="ae"/>
        <w:spacing w:line="360" w:lineRule="auto"/>
        <w:ind w:firstLineChars="200" w:firstLine="420"/>
        <w:jc w:val="both"/>
        <w:rPr>
          <w:rFonts w:asciiTheme="minorEastAsia" w:eastAsiaTheme="minorEastAsia" w:hAnsiTheme="minorEastAsia"/>
          <w:sz w:val="21"/>
          <w:szCs w:val="21"/>
        </w:rPr>
      </w:pPr>
      <w:r w:rsidRPr="00927E7A">
        <w:rPr>
          <w:rFonts w:asciiTheme="minorEastAsia" w:eastAsiaTheme="minorEastAsia" w:hAnsiTheme="minorEastAsia"/>
          <w:sz w:val="21"/>
          <w:szCs w:val="21"/>
        </w:rPr>
        <w:t>头阻断流和</w:t>
      </w:r>
      <w:proofErr w:type="gramStart"/>
      <w:r w:rsidRPr="00927E7A">
        <w:rPr>
          <w:rFonts w:asciiTheme="minorEastAsia" w:eastAsiaTheme="minorEastAsia" w:hAnsiTheme="minorEastAsia"/>
          <w:sz w:val="21"/>
          <w:szCs w:val="21"/>
        </w:rPr>
        <w:t>尾阻断流成功</w:t>
      </w:r>
      <w:proofErr w:type="gramEnd"/>
      <w:r w:rsidRPr="00927E7A">
        <w:rPr>
          <w:rFonts w:asciiTheme="minorEastAsia" w:eastAsiaTheme="minorEastAsia" w:hAnsiTheme="minorEastAsia"/>
          <w:sz w:val="21"/>
          <w:szCs w:val="21"/>
        </w:rPr>
        <w:t>写入交换机，冲突解决。在界面中可见上述冲突已经解决。在Mininet中验证冲突是否解决。</w:t>
      </w:r>
    </w:p>
    <w:p w:rsidR="00865E98" w:rsidRDefault="00927E7A" w:rsidP="00865E98">
      <w:pPr>
        <w:pStyle w:val="ae"/>
        <w:keepNext/>
        <w:spacing w:line="360" w:lineRule="auto"/>
        <w:ind w:firstLineChars="200" w:firstLine="480"/>
        <w:jc w:val="both"/>
      </w:pPr>
      <w:r>
        <w:rPr>
          <w:noProof/>
          <w:lang w:bidi="ar-SA"/>
        </w:rPr>
        <w:drawing>
          <wp:inline distT="0" distB="0" distL="0" distR="0">
            <wp:extent cx="4333875" cy="1619250"/>
            <wp:effectExtent l="19050" t="0" r="9525" b="0"/>
            <wp:docPr id="2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53" cstate="print"/>
                    <a:srcRect/>
                    <a:stretch>
                      <a:fillRect/>
                    </a:stretch>
                  </pic:blipFill>
                  <pic:spPr bwMode="auto">
                    <a:xfrm>
                      <a:off x="0" y="0"/>
                      <a:ext cx="4333875" cy="1619250"/>
                    </a:xfrm>
                    <a:prstGeom prst="rect">
                      <a:avLst/>
                    </a:prstGeom>
                    <a:noFill/>
                    <a:ln w="9525">
                      <a:noFill/>
                      <a:miter lim="800000"/>
                      <a:headEnd/>
                      <a:tailEnd/>
                    </a:ln>
                  </pic:spPr>
                </pic:pic>
              </a:graphicData>
            </a:graphic>
          </wp:inline>
        </w:drawing>
      </w:r>
    </w:p>
    <w:p w:rsidR="00927E7A" w:rsidRPr="00865E98" w:rsidRDefault="00865E98" w:rsidP="00865E98">
      <w:pPr>
        <w:pStyle w:val="a3"/>
        <w:rPr>
          <w:rFonts w:eastAsiaTheme="minorEastAsia"/>
        </w:rPr>
      </w:pPr>
      <w:bookmarkStart w:id="574" w:name="_Toc395800747"/>
      <w:r>
        <w:rPr>
          <w:rFonts w:ascii="宋体" w:eastAsia="宋体" w:hAnsi="宋体" w:cs="宋体" w:hint="eastAsia"/>
        </w:rPr>
        <w:t>图</w:t>
      </w:r>
      <w:r>
        <w:rPr>
          <w:rFonts w:cs="Times New Roman"/>
        </w:rPr>
        <w:t>6-</w:t>
      </w:r>
      <w:r>
        <w:t xml:space="preserve"> </w:t>
      </w:r>
      <w:fldSimple w:instr=" SEQ 图6- \* ARABIC ">
        <w:r>
          <w:rPr>
            <w:noProof/>
          </w:rPr>
          <w:t>40</w:t>
        </w:r>
      </w:fldSimple>
      <w:r w:rsidRPr="00865E98">
        <w:rPr>
          <w:rFonts w:ascii="宋体" w:eastAsia="宋体" w:hAnsi="宋体" w:cs="宋体" w:hint="eastAsia"/>
        </w:rPr>
        <w:t>验证冲突是否解决</w:t>
      </w:r>
      <w:bookmarkEnd w:id="574"/>
    </w:p>
    <w:p w:rsidR="00AA28A5" w:rsidRPr="00927E7A" w:rsidRDefault="00AA28A5" w:rsidP="00927E7A">
      <w:pPr>
        <w:pStyle w:val="ae"/>
        <w:spacing w:line="360" w:lineRule="auto"/>
        <w:ind w:firstLineChars="200" w:firstLine="420"/>
        <w:jc w:val="both"/>
        <w:rPr>
          <w:rFonts w:asciiTheme="minorEastAsia" w:eastAsiaTheme="minorEastAsia" w:hAnsiTheme="minorEastAsia"/>
          <w:sz w:val="21"/>
          <w:szCs w:val="21"/>
        </w:rPr>
      </w:pPr>
      <w:r w:rsidRPr="00927E7A">
        <w:rPr>
          <w:rFonts w:asciiTheme="minorEastAsia" w:eastAsiaTheme="minorEastAsia" w:hAnsiTheme="minorEastAsia"/>
          <w:sz w:val="21"/>
          <w:szCs w:val="21"/>
        </w:rPr>
        <w:t>从图中可见，h13与h7已经不能通信（连接超时），冲突解决。</w:t>
      </w:r>
    </w:p>
    <w:p w:rsidR="00BD4DF1" w:rsidRPr="00085866" w:rsidRDefault="00BD4DF1" w:rsidP="00CB1451">
      <w:pPr>
        <w:pStyle w:val="a6"/>
        <w:numPr>
          <w:ilvl w:val="0"/>
          <w:numId w:val="29"/>
        </w:numPr>
        <w:outlineLvl w:val="1"/>
        <w:rPr>
          <w:rFonts w:ascii="华文黑体" w:eastAsia="华文黑体"/>
          <w:sz w:val="24"/>
          <w:szCs w:val="24"/>
        </w:rPr>
      </w:pPr>
      <w:bookmarkStart w:id="575" w:name="_Toc395797790"/>
      <w:r w:rsidRPr="00085866">
        <w:rPr>
          <w:rFonts w:ascii="华文黑体" w:eastAsia="华文黑体" w:hAnsi="宋体" w:cs="宋体" w:hint="eastAsia"/>
          <w:sz w:val="24"/>
          <w:szCs w:val="24"/>
        </w:rPr>
        <w:t>全局流路径</w:t>
      </w:r>
      <w:bookmarkEnd w:id="575"/>
    </w:p>
    <w:p w:rsidR="00B944EA" w:rsidRPr="00085866" w:rsidRDefault="00B944EA" w:rsidP="00CB1451">
      <w:pPr>
        <w:pStyle w:val="a6"/>
        <w:numPr>
          <w:ilvl w:val="0"/>
          <w:numId w:val="31"/>
        </w:numPr>
        <w:outlineLvl w:val="2"/>
        <w:rPr>
          <w:rFonts w:ascii="华文黑体" w:eastAsia="华文黑体"/>
          <w:sz w:val="24"/>
          <w:szCs w:val="24"/>
        </w:rPr>
      </w:pPr>
      <w:bookmarkStart w:id="576" w:name="_Toc395540055"/>
      <w:bookmarkStart w:id="577" w:name="_Toc395797791"/>
      <w:r w:rsidRPr="007139D1">
        <w:rPr>
          <w:rFonts w:ascii="华文黑体" w:eastAsia="华文黑体" w:hAnsi="宋体" w:cs="宋体" w:hint="eastAsia"/>
          <w:sz w:val="24"/>
          <w:szCs w:val="24"/>
        </w:rPr>
        <w:t>在浏览器中查看全局流路径</w:t>
      </w:r>
      <w:bookmarkEnd w:id="576"/>
      <w:bookmarkEnd w:id="577"/>
    </w:p>
    <w:p w:rsidR="00865E98" w:rsidRDefault="0048786D" w:rsidP="00865E98">
      <w:pPr>
        <w:keepNext/>
      </w:pPr>
      <w:r w:rsidRPr="007139D1">
        <w:rPr>
          <w:rFonts w:ascii="华文黑体" w:eastAsia="华文黑体" w:hint="eastAsia"/>
          <w:noProof/>
          <w:sz w:val="24"/>
          <w:szCs w:val="24"/>
        </w:rPr>
        <w:lastRenderedPageBreak/>
        <w:drawing>
          <wp:inline distT="0" distB="0" distL="0" distR="0">
            <wp:extent cx="6124575" cy="4000500"/>
            <wp:effectExtent l="19050" t="0" r="9525" b="0"/>
            <wp:docPr id="13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54" cstate="print"/>
                    <a:srcRect/>
                    <a:stretch>
                      <a:fillRect/>
                    </a:stretch>
                  </pic:blipFill>
                  <pic:spPr bwMode="auto">
                    <a:xfrm>
                      <a:off x="0" y="0"/>
                      <a:ext cx="6124575" cy="4000500"/>
                    </a:xfrm>
                    <a:prstGeom prst="rect">
                      <a:avLst/>
                    </a:prstGeom>
                    <a:noFill/>
                    <a:ln w="9525">
                      <a:noFill/>
                      <a:miter lim="800000"/>
                      <a:headEnd/>
                      <a:tailEnd/>
                    </a:ln>
                  </pic:spPr>
                </pic:pic>
              </a:graphicData>
            </a:graphic>
          </wp:inline>
        </w:drawing>
      </w:r>
    </w:p>
    <w:p w:rsidR="00BD4DF1" w:rsidRPr="007139D1" w:rsidRDefault="00865E98" w:rsidP="00865E98">
      <w:pPr>
        <w:pStyle w:val="a3"/>
        <w:rPr>
          <w:rFonts w:ascii="华文黑体" w:eastAsia="华文黑体"/>
        </w:rPr>
      </w:pPr>
      <w:bookmarkStart w:id="578" w:name="_Toc395800748"/>
      <w:r>
        <w:rPr>
          <w:rFonts w:ascii="宋体" w:eastAsia="宋体" w:hAnsi="宋体" w:cs="宋体" w:hint="eastAsia"/>
        </w:rPr>
        <w:t>图</w:t>
      </w:r>
      <w:r>
        <w:rPr>
          <w:rFonts w:cs="Times New Roman"/>
        </w:rPr>
        <w:t>6-</w:t>
      </w:r>
      <w:r>
        <w:rPr>
          <w:rFonts w:hint="eastAsia"/>
        </w:rPr>
        <w:t xml:space="preserve"> </w:t>
      </w:r>
      <w:fldSimple w:instr=" SEQ 图6- \* ARABIC ">
        <w:r>
          <w:rPr>
            <w:noProof/>
          </w:rPr>
          <w:t>41</w:t>
        </w:r>
      </w:fldSimple>
      <w:r w:rsidRPr="00865E98">
        <w:rPr>
          <w:rFonts w:ascii="宋体" w:eastAsia="宋体" w:hAnsi="宋体" w:cs="宋体" w:hint="eastAsia"/>
        </w:rPr>
        <w:t>在浏览器中查看全局流路径</w:t>
      </w:r>
      <w:bookmarkEnd w:id="578"/>
    </w:p>
    <w:p w:rsidR="00BD4DF1" w:rsidRPr="007139D1" w:rsidRDefault="00BD4DF1" w:rsidP="00CB1451">
      <w:pPr>
        <w:pStyle w:val="a6"/>
        <w:numPr>
          <w:ilvl w:val="0"/>
          <w:numId w:val="31"/>
        </w:numPr>
        <w:outlineLvl w:val="2"/>
        <w:rPr>
          <w:rFonts w:ascii="华文黑体" w:eastAsia="华文黑体"/>
          <w:sz w:val="24"/>
          <w:szCs w:val="24"/>
        </w:rPr>
      </w:pPr>
      <w:bookmarkStart w:id="579" w:name="_Toc395540056"/>
      <w:bookmarkStart w:id="580" w:name="_Toc395797792"/>
      <w:r w:rsidRPr="007139D1">
        <w:rPr>
          <w:rFonts w:ascii="华文黑体" w:eastAsia="华文黑体" w:hAnsi="宋体" w:cs="宋体" w:hint="eastAsia"/>
          <w:sz w:val="24"/>
          <w:szCs w:val="24"/>
        </w:rPr>
        <w:t>生成系统初始全局流路径</w:t>
      </w:r>
      <w:bookmarkEnd w:id="579"/>
      <w:bookmarkEnd w:id="580"/>
    </w:p>
    <w:p w:rsidR="00865E98" w:rsidRDefault="00B944EA" w:rsidP="00865E98">
      <w:pPr>
        <w:keepNext/>
      </w:pPr>
      <w:r w:rsidRPr="007139D1">
        <w:rPr>
          <w:rFonts w:ascii="华文黑体" w:eastAsia="华文黑体" w:hint="eastAsia"/>
          <w:noProof/>
          <w:sz w:val="24"/>
          <w:szCs w:val="24"/>
        </w:rPr>
        <w:drawing>
          <wp:inline distT="0" distB="0" distL="0" distR="0">
            <wp:extent cx="5448300" cy="2514600"/>
            <wp:effectExtent l="19050" t="0" r="0" b="0"/>
            <wp:docPr id="16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55" cstate="print"/>
                    <a:srcRect/>
                    <a:stretch>
                      <a:fillRect/>
                    </a:stretch>
                  </pic:blipFill>
                  <pic:spPr bwMode="auto">
                    <a:xfrm>
                      <a:off x="0" y="0"/>
                      <a:ext cx="5448300" cy="2514600"/>
                    </a:xfrm>
                    <a:prstGeom prst="rect">
                      <a:avLst/>
                    </a:prstGeom>
                    <a:noFill/>
                    <a:ln w="9525">
                      <a:noFill/>
                      <a:miter lim="800000"/>
                      <a:headEnd/>
                      <a:tailEnd/>
                    </a:ln>
                  </pic:spPr>
                </pic:pic>
              </a:graphicData>
            </a:graphic>
          </wp:inline>
        </w:drawing>
      </w:r>
    </w:p>
    <w:p w:rsidR="0048786D" w:rsidRPr="00865E98" w:rsidRDefault="00865E98" w:rsidP="00865E98">
      <w:pPr>
        <w:pStyle w:val="a3"/>
      </w:pPr>
      <w:bookmarkStart w:id="581" w:name="_Toc395800749"/>
      <w:r>
        <w:rPr>
          <w:rFonts w:ascii="宋体" w:eastAsia="宋体" w:hAnsi="宋体" w:cs="宋体" w:hint="eastAsia"/>
        </w:rPr>
        <w:t>图</w:t>
      </w:r>
      <w:r>
        <w:rPr>
          <w:rFonts w:cs="Times New Roman"/>
        </w:rPr>
        <w:t>6-</w:t>
      </w:r>
      <w:r>
        <w:t xml:space="preserve"> </w:t>
      </w:r>
      <w:r w:rsidR="00475907">
        <w:fldChar w:fldCharType="begin"/>
      </w:r>
      <w:r>
        <w:instrText xml:space="preserve"> SEQ </w:instrText>
      </w:r>
      <w:r>
        <w:rPr>
          <w:rFonts w:ascii="宋体" w:eastAsia="宋体" w:hAnsi="宋体" w:cs="宋体" w:hint="eastAsia"/>
        </w:rPr>
        <w:instrText>图</w:instrText>
      </w:r>
      <w:r>
        <w:rPr>
          <w:rFonts w:cs="Times New Roman"/>
        </w:rPr>
        <w:instrText xml:space="preserve">6- </w:instrText>
      </w:r>
      <w:r>
        <w:instrText xml:space="preserve">\* ARABIC </w:instrText>
      </w:r>
      <w:r w:rsidR="00475907">
        <w:fldChar w:fldCharType="separate"/>
      </w:r>
      <w:r>
        <w:rPr>
          <w:noProof/>
        </w:rPr>
        <w:t>42</w:t>
      </w:r>
      <w:r w:rsidR="00475907">
        <w:fldChar w:fldCharType="end"/>
      </w:r>
      <w:r w:rsidRPr="00865E98">
        <w:rPr>
          <w:rFonts w:ascii="宋体" w:eastAsia="宋体" w:hAnsi="宋体" w:cs="宋体" w:hint="eastAsia"/>
        </w:rPr>
        <w:t>生成系统初始全局流路径</w:t>
      </w:r>
      <w:bookmarkEnd w:id="581"/>
    </w:p>
    <w:p w:rsidR="0048786D" w:rsidRPr="007139D1" w:rsidRDefault="000A10D2" w:rsidP="00CB1451">
      <w:pPr>
        <w:pStyle w:val="a6"/>
        <w:numPr>
          <w:ilvl w:val="0"/>
          <w:numId w:val="29"/>
        </w:numPr>
        <w:spacing w:line="360" w:lineRule="auto"/>
        <w:ind w:left="0" w:firstLine="0"/>
        <w:outlineLvl w:val="1"/>
        <w:rPr>
          <w:rFonts w:ascii="华文黑体" w:eastAsia="华文黑体"/>
          <w:sz w:val="24"/>
          <w:szCs w:val="24"/>
        </w:rPr>
      </w:pPr>
      <w:bookmarkStart w:id="582" w:name="_Toc395797793"/>
      <w:r>
        <w:rPr>
          <w:rFonts w:ascii="华文黑体" w:eastAsia="华文黑体" w:hint="eastAsia"/>
          <w:sz w:val="24"/>
          <w:szCs w:val="24"/>
        </w:rPr>
        <w:t>性能测试</w:t>
      </w:r>
      <w:bookmarkEnd w:id="582"/>
    </w:p>
    <w:p w:rsidR="000A10D2" w:rsidRPr="000A10D2" w:rsidRDefault="00927E7A" w:rsidP="000A10D2">
      <w:pPr>
        <w:pStyle w:val="a6"/>
        <w:spacing w:line="360" w:lineRule="auto"/>
        <w:ind w:firstLineChars="200"/>
        <w:rPr>
          <w:rFonts w:asciiTheme="minorEastAsia" w:eastAsiaTheme="minorEastAsia" w:hAnsiTheme="minorEastAsia"/>
          <w:sz w:val="21"/>
          <w:szCs w:val="21"/>
        </w:rPr>
      </w:pPr>
      <w:r>
        <w:rPr>
          <w:rFonts w:asciiTheme="minorEastAsia" w:eastAsiaTheme="minorEastAsia" w:hAnsiTheme="minorEastAsia" w:cs="宋体" w:hint="eastAsia"/>
          <w:sz w:val="21"/>
          <w:szCs w:val="21"/>
        </w:rPr>
        <w:t>测试拓扑结构为</w:t>
      </w:r>
      <w:r w:rsidR="000A10D2" w:rsidRPr="000A10D2">
        <w:rPr>
          <w:rFonts w:asciiTheme="minorEastAsia" w:eastAsiaTheme="minorEastAsia" w:hAnsiTheme="minorEastAsia"/>
          <w:sz w:val="21"/>
          <w:szCs w:val="21"/>
        </w:rPr>
        <w:t>10</w:t>
      </w:r>
      <w:r w:rsidR="000A10D2" w:rsidRPr="000A10D2">
        <w:rPr>
          <w:rFonts w:asciiTheme="minorEastAsia" w:eastAsiaTheme="minorEastAsia" w:hAnsiTheme="minorEastAsia" w:cs="宋体" w:hint="eastAsia"/>
          <w:sz w:val="21"/>
          <w:szCs w:val="21"/>
        </w:rPr>
        <w:t>个交换机</w:t>
      </w:r>
      <w:r w:rsidR="000A10D2" w:rsidRPr="000A10D2">
        <w:rPr>
          <w:rFonts w:asciiTheme="minorEastAsia" w:eastAsiaTheme="minorEastAsia" w:hAnsiTheme="minorEastAsia"/>
          <w:sz w:val="21"/>
          <w:szCs w:val="21"/>
        </w:rPr>
        <w:t>40</w:t>
      </w:r>
      <w:r>
        <w:rPr>
          <w:rFonts w:asciiTheme="minorEastAsia" w:eastAsiaTheme="minorEastAsia" w:hAnsiTheme="minorEastAsia" w:cs="宋体" w:hint="eastAsia"/>
          <w:sz w:val="21"/>
          <w:szCs w:val="21"/>
        </w:rPr>
        <w:t>个主机，</w:t>
      </w:r>
      <w:r w:rsidR="00017ECC">
        <w:rPr>
          <w:rFonts w:asciiTheme="minorEastAsia" w:eastAsiaTheme="minorEastAsia" w:hAnsiTheme="minorEastAsia" w:cs="宋体" w:hint="eastAsia"/>
          <w:sz w:val="21"/>
          <w:szCs w:val="21"/>
        </w:rPr>
        <w:t>拓扑结构</w:t>
      </w:r>
      <w:r>
        <w:rPr>
          <w:rFonts w:asciiTheme="minorEastAsia" w:eastAsiaTheme="minorEastAsia" w:hAnsiTheme="minorEastAsia" w:cs="宋体" w:hint="eastAsia"/>
          <w:sz w:val="21"/>
          <w:szCs w:val="21"/>
        </w:rPr>
        <w:t>如</w:t>
      </w:r>
      <w:r w:rsidR="00017ECC">
        <w:rPr>
          <w:rFonts w:asciiTheme="minorEastAsia" w:eastAsiaTheme="minorEastAsia" w:hAnsiTheme="minorEastAsia" w:cs="宋体" w:hint="eastAsia"/>
          <w:sz w:val="21"/>
          <w:szCs w:val="21"/>
        </w:rPr>
        <w:t>下</w:t>
      </w:r>
      <w:r>
        <w:rPr>
          <w:rFonts w:asciiTheme="minorEastAsia" w:eastAsiaTheme="minorEastAsia" w:hAnsiTheme="minorEastAsia" w:cs="宋体" w:hint="eastAsia"/>
          <w:sz w:val="21"/>
          <w:szCs w:val="21"/>
        </w:rPr>
        <w:t>图</w:t>
      </w:r>
      <w:r w:rsidR="00017ECC">
        <w:rPr>
          <w:rFonts w:asciiTheme="minorEastAsia" w:eastAsiaTheme="minorEastAsia" w:hAnsiTheme="minorEastAsia" w:cs="宋体" w:hint="eastAsia"/>
          <w:sz w:val="21"/>
          <w:szCs w:val="21"/>
        </w:rPr>
        <w:t>所示。防火墙</w:t>
      </w:r>
      <w:proofErr w:type="gramStart"/>
      <w:r w:rsidR="00017ECC">
        <w:rPr>
          <w:rFonts w:asciiTheme="minorEastAsia" w:eastAsiaTheme="minorEastAsia" w:hAnsiTheme="minorEastAsia" w:cs="宋体" w:hint="eastAsia"/>
          <w:sz w:val="21"/>
          <w:szCs w:val="21"/>
        </w:rPr>
        <w:t>规则见</w:t>
      </w:r>
      <w:proofErr w:type="gramEnd"/>
      <w:r w:rsidR="00017ECC">
        <w:rPr>
          <w:rFonts w:asciiTheme="minorEastAsia" w:eastAsiaTheme="minorEastAsia" w:hAnsiTheme="minorEastAsia" w:cs="宋体" w:hint="eastAsia"/>
          <w:sz w:val="21"/>
          <w:szCs w:val="21"/>
        </w:rPr>
        <w:t>表格5-1</w:t>
      </w:r>
      <w:r>
        <w:rPr>
          <w:rFonts w:asciiTheme="minorEastAsia" w:eastAsiaTheme="minorEastAsia" w:hAnsiTheme="minorEastAsia" w:cs="宋体" w:hint="eastAsia"/>
          <w:sz w:val="21"/>
          <w:szCs w:val="21"/>
        </w:rPr>
        <w:t>。流表</w:t>
      </w:r>
      <w:proofErr w:type="gramStart"/>
      <w:r>
        <w:rPr>
          <w:rFonts w:asciiTheme="minorEastAsia" w:eastAsiaTheme="minorEastAsia" w:hAnsiTheme="minorEastAsia" w:cs="宋体" w:hint="eastAsia"/>
          <w:sz w:val="21"/>
          <w:szCs w:val="21"/>
        </w:rPr>
        <w:t>规则见</w:t>
      </w:r>
      <w:proofErr w:type="gramEnd"/>
      <w:r>
        <w:rPr>
          <w:rFonts w:asciiTheme="minorEastAsia" w:eastAsiaTheme="minorEastAsia" w:hAnsiTheme="minorEastAsia" w:cs="宋体" w:hint="eastAsia"/>
          <w:sz w:val="21"/>
          <w:szCs w:val="21"/>
        </w:rPr>
        <w:t>附件</w:t>
      </w:r>
      <w:r w:rsidR="00017ECC">
        <w:rPr>
          <w:rFonts w:asciiTheme="minorEastAsia" w:eastAsiaTheme="minorEastAsia" w:hAnsiTheme="minorEastAsia" w:cs="宋体" w:hint="eastAsia"/>
          <w:sz w:val="21"/>
          <w:szCs w:val="21"/>
        </w:rPr>
        <w:t>yoza.py</w:t>
      </w:r>
      <w:r>
        <w:rPr>
          <w:rFonts w:asciiTheme="minorEastAsia" w:eastAsiaTheme="minorEastAsia" w:hAnsiTheme="minorEastAsia" w:cs="宋体" w:hint="eastAsia"/>
          <w:sz w:val="21"/>
          <w:szCs w:val="21"/>
        </w:rPr>
        <w:t>。</w:t>
      </w:r>
      <w:r w:rsidR="00C23D1C">
        <w:rPr>
          <w:rFonts w:asciiTheme="minorEastAsia" w:eastAsiaTheme="minorEastAsia" w:hAnsiTheme="minorEastAsia" w:cs="宋体" w:hint="eastAsia"/>
          <w:sz w:val="21"/>
          <w:szCs w:val="21"/>
        </w:rPr>
        <w:t>表格6-</w:t>
      </w:r>
      <w:r w:rsidR="00017ECC">
        <w:rPr>
          <w:rFonts w:asciiTheme="minorEastAsia" w:eastAsiaTheme="minorEastAsia" w:hAnsiTheme="minorEastAsia" w:cs="宋体" w:hint="eastAsia"/>
          <w:sz w:val="21"/>
          <w:szCs w:val="21"/>
        </w:rPr>
        <w:t>1</w:t>
      </w:r>
      <w:r w:rsidR="00C23D1C">
        <w:rPr>
          <w:rFonts w:asciiTheme="minorEastAsia" w:eastAsiaTheme="minorEastAsia" w:hAnsiTheme="minorEastAsia" w:cs="宋体" w:hint="eastAsia"/>
          <w:sz w:val="21"/>
          <w:szCs w:val="21"/>
        </w:rPr>
        <w:t>是全局路径建立</w:t>
      </w:r>
      <w:r w:rsidR="00360E1A">
        <w:rPr>
          <w:rFonts w:asciiTheme="minorEastAsia" w:eastAsiaTheme="minorEastAsia" w:hAnsiTheme="minorEastAsia" w:cs="宋体" w:hint="eastAsia"/>
          <w:sz w:val="21"/>
          <w:szCs w:val="21"/>
        </w:rPr>
        <w:t>、</w:t>
      </w:r>
      <w:r w:rsidR="00C23D1C">
        <w:rPr>
          <w:rFonts w:asciiTheme="minorEastAsia" w:eastAsiaTheme="minorEastAsia" w:hAnsiTheme="minorEastAsia" w:cs="宋体" w:hint="eastAsia"/>
          <w:sz w:val="21"/>
          <w:szCs w:val="21"/>
        </w:rPr>
        <w:t>冲突检测</w:t>
      </w:r>
      <w:r w:rsidR="00360E1A">
        <w:rPr>
          <w:rFonts w:asciiTheme="minorEastAsia" w:eastAsiaTheme="minorEastAsia" w:hAnsiTheme="minorEastAsia" w:cs="宋体" w:hint="eastAsia"/>
          <w:sz w:val="21"/>
          <w:szCs w:val="21"/>
        </w:rPr>
        <w:t>和冲突解决</w:t>
      </w:r>
      <w:r w:rsidR="00C23D1C">
        <w:rPr>
          <w:rFonts w:asciiTheme="minorEastAsia" w:eastAsiaTheme="minorEastAsia" w:hAnsiTheme="minorEastAsia" w:cs="宋体" w:hint="eastAsia"/>
          <w:sz w:val="21"/>
          <w:szCs w:val="21"/>
        </w:rPr>
        <w:t>所需的时间，测试数据分为5组，每一组结果求平均值。</w:t>
      </w:r>
      <w:r w:rsidR="00360E1A">
        <w:rPr>
          <w:rFonts w:asciiTheme="minorEastAsia" w:eastAsiaTheme="minorEastAsia" w:hAnsiTheme="minorEastAsia" w:cs="宋体" w:hint="eastAsia"/>
          <w:sz w:val="21"/>
          <w:szCs w:val="21"/>
        </w:rPr>
        <w:t>其中“DENY&gt;冲突路径”表示DENY规则源地址范围</w:t>
      </w:r>
      <w:r w:rsidR="00360E1A">
        <w:rPr>
          <w:rFonts w:asciiTheme="minorEastAsia" w:eastAsiaTheme="minorEastAsia" w:hAnsiTheme="minorEastAsia" w:cs="宋体" w:hint="eastAsia"/>
          <w:sz w:val="21"/>
          <w:szCs w:val="21"/>
        </w:rPr>
        <w:lastRenderedPageBreak/>
        <w:t>小于冲突路径规则源地址范围，</w:t>
      </w:r>
      <w:r w:rsidR="00360E1A" w:rsidRPr="00360E1A">
        <w:rPr>
          <w:rFonts w:asciiTheme="minorEastAsia" w:eastAsiaTheme="minorEastAsia" w:hAnsiTheme="minorEastAsia" w:cs="宋体" w:hint="eastAsia"/>
          <w:sz w:val="21"/>
          <w:szCs w:val="21"/>
        </w:rPr>
        <w:t>“DENY</w:t>
      </w:r>
      <w:r w:rsidR="00360E1A">
        <w:rPr>
          <w:rFonts w:asciiTheme="minorEastAsia" w:eastAsiaTheme="minorEastAsia" w:hAnsiTheme="minorEastAsia" w:cs="宋体" w:hint="eastAsia"/>
          <w:sz w:val="21"/>
          <w:szCs w:val="21"/>
        </w:rPr>
        <w:t>=</w:t>
      </w:r>
      <w:r w:rsidR="00360E1A" w:rsidRPr="00360E1A">
        <w:rPr>
          <w:rFonts w:asciiTheme="minorEastAsia" w:eastAsiaTheme="minorEastAsia" w:hAnsiTheme="minorEastAsia" w:cs="宋体" w:hint="eastAsia"/>
          <w:sz w:val="21"/>
          <w:szCs w:val="21"/>
        </w:rPr>
        <w:t>冲突路径”</w:t>
      </w:r>
      <w:r w:rsidR="00360E1A">
        <w:rPr>
          <w:rFonts w:asciiTheme="minorEastAsia" w:eastAsiaTheme="minorEastAsia" w:hAnsiTheme="minorEastAsia" w:cs="宋体" w:hint="eastAsia"/>
          <w:sz w:val="21"/>
          <w:szCs w:val="21"/>
        </w:rPr>
        <w:t>和</w:t>
      </w:r>
      <w:r w:rsidR="00360E1A" w:rsidRPr="00360E1A">
        <w:rPr>
          <w:rFonts w:asciiTheme="minorEastAsia" w:eastAsiaTheme="minorEastAsia" w:hAnsiTheme="minorEastAsia" w:cs="宋体" w:hint="eastAsia"/>
          <w:sz w:val="21"/>
          <w:szCs w:val="21"/>
        </w:rPr>
        <w:t>“DENY</w:t>
      </w:r>
      <w:r w:rsidR="00360E1A">
        <w:rPr>
          <w:rFonts w:asciiTheme="minorEastAsia" w:eastAsiaTheme="minorEastAsia" w:hAnsiTheme="minorEastAsia" w:cs="宋体" w:hint="eastAsia"/>
          <w:sz w:val="21"/>
          <w:szCs w:val="21"/>
        </w:rPr>
        <w:t>&lt;</w:t>
      </w:r>
      <w:r w:rsidR="00360E1A" w:rsidRPr="00360E1A">
        <w:rPr>
          <w:rFonts w:asciiTheme="minorEastAsia" w:eastAsiaTheme="minorEastAsia" w:hAnsiTheme="minorEastAsia" w:cs="宋体" w:hint="eastAsia"/>
          <w:sz w:val="21"/>
          <w:szCs w:val="21"/>
        </w:rPr>
        <w:t>冲突路径”</w:t>
      </w:r>
      <w:r w:rsidR="00360E1A">
        <w:rPr>
          <w:rFonts w:asciiTheme="minorEastAsia" w:eastAsiaTheme="minorEastAsia" w:hAnsiTheme="minorEastAsia" w:cs="宋体" w:hint="eastAsia"/>
          <w:sz w:val="21"/>
          <w:szCs w:val="21"/>
        </w:rPr>
        <w:t>表示的内容与之类似。</w:t>
      </w:r>
    </w:p>
    <w:p w:rsidR="00865E98" w:rsidRDefault="000A10D2" w:rsidP="00865E98">
      <w:pPr>
        <w:keepNext/>
      </w:pPr>
      <w:r>
        <w:rPr>
          <w:noProof/>
        </w:rPr>
        <w:drawing>
          <wp:inline distT="0" distB="0" distL="0" distR="0">
            <wp:extent cx="5943600" cy="4048125"/>
            <wp:effectExtent l="19050" t="0" r="0" b="0"/>
            <wp:docPr id="17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56" cstate="print"/>
                    <a:srcRect/>
                    <a:stretch>
                      <a:fillRect/>
                    </a:stretch>
                  </pic:blipFill>
                  <pic:spPr bwMode="auto">
                    <a:xfrm>
                      <a:off x="0" y="0"/>
                      <a:ext cx="5950126" cy="4052570"/>
                    </a:xfrm>
                    <a:prstGeom prst="rect">
                      <a:avLst/>
                    </a:prstGeom>
                    <a:noFill/>
                    <a:ln w="9525">
                      <a:noFill/>
                      <a:miter lim="800000"/>
                      <a:headEnd/>
                      <a:tailEnd/>
                    </a:ln>
                  </pic:spPr>
                </pic:pic>
              </a:graphicData>
            </a:graphic>
          </wp:inline>
        </w:drawing>
      </w:r>
    </w:p>
    <w:p w:rsidR="000A10D2" w:rsidRPr="00865E98" w:rsidRDefault="00865E98" w:rsidP="00865E98">
      <w:pPr>
        <w:pStyle w:val="a3"/>
      </w:pPr>
      <w:bookmarkStart w:id="583" w:name="_Toc395800750"/>
      <w:r>
        <w:rPr>
          <w:rFonts w:ascii="宋体" w:eastAsia="宋体" w:hAnsi="宋体" w:cs="宋体" w:hint="eastAsia"/>
        </w:rPr>
        <w:t>图</w:t>
      </w:r>
      <w:r>
        <w:rPr>
          <w:rFonts w:cs="Times New Roman"/>
        </w:rPr>
        <w:t>6-</w:t>
      </w:r>
      <w:r>
        <w:t xml:space="preserve"> </w:t>
      </w:r>
      <w:r w:rsidR="00475907">
        <w:fldChar w:fldCharType="begin"/>
      </w:r>
      <w:r>
        <w:instrText xml:space="preserve"> SEQ </w:instrText>
      </w:r>
      <w:r>
        <w:rPr>
          <w:rFonts w:ascii="宋体" w:eastAsia="宋体" w:hAnsi="宋体" w:cs="宋体" w:hint="eastAsia"/>
        </w:rPr>
        <w:instrText>图</w:instrText>
      </w:r>
      <w:r>
        <w:rPr>
          <w:rFonts w:cs="Times New Roman"/>
        </w:rPr>
        <w:instrText>6- \* ARABIC</w:instrText>
      </w:r>
      <w:r>
        <w:instrText xml:space="preserve"> </w:instrText>
      </w:r>
      <w:r w:rsidR="00475907">
        <w:fldChar w:fldCharType="separate"/>
      </w:r>
      <w:r>
        <w:rPr>
          <w:noProof/>
        </w:rPr>
        <w:t>43</w:t>
      </w:r>
      <w:r w:rsidR="00475907">
        <w:fldChar w:fldCharType="end"/>
      </w:r>
      <w:commentRangeStart w:id="584"/>
      <w:r w:rsidRPr="00865E98">
        <w:rPr>
          <w:rFonts w:ascii="宋体" w:eastAsia="宋体" w:hAnsi="宋体" w:cs="宋体" w:hint="eastAsia"/>
        </w:rPr>
        <w:t>性能测试的拓扑结</w:t>
      </w:r>
      <w:bookmarkEnd w:id="583"/>
      <w:commentRangeEnd w:id="584"/>
      <w:r w:rsidR="00905C18">
        <w:rPr>
          <w:rStyle w:val="af7"/>
          <w:rFonts w:eastAsia="宋体" w:cs="Times New Roman"/>
          <w:i w:val="0"/>
          <w:iCs w:val="0"/>
        </w:rPr>
        <w:commentReference w:id="584"/>
      </w:r>
    </w:p>
    <w:p w:rsidR="001E284A" w:rsidRPr="00017ECC" w:rsidRDefault="001E284A" w:rsidP="001E284A">
      <w:pPr>
        <w:pStyle w:val="a3"/>
        <w:keepNext/>
        <w:rPr>
          <w:rFonts w:eastAsiaTheme="minorEastAsia"/>
        </w:rPr>
      </w:pPr>
      <w:bookmarkStart w:id="585" w:name="_Toc395600795"/>
      <w:bookmarkStart w:id="586" w:name="_Toc395800777"/>
      <w:r>
        <w:rPr>
          <w:rFonts w:ascii="宋体" w:eastAsia="宋体" w:hAnsi="宋体" w:cs="宋体" w:hint="eastAsia"/>
        </w:rPr>
        <w:t>表格</w:t>
      </w:r>
      <w:r>
        <w:rPr>
          <w:rFonts w:cs="Times New Roman"/>
        </w:rPr>
        <w:t>6-</w:t>
      </w:r>
      <w:r>
        <w:rPr>
          <w:rFonts w:hint="eastAsia"/>
        </w:rPr>
        <w:t xml:space="preserve"> </w:t>
      </w:r>
      <w:fldSimple w:instr=" SEQ 表格6- \* ARABIC ">
        <w:r>
          <w:rPr>
            <w:noProof/>
          </w:rPr>
          <w:t>1</w:t>
        </w:r>
        <w:bookmarkEnd w:id="585"/>
      </w:fldSimple>
      <w:r w:rsidR="00017ECC">
        <w:rPr>
          <w:rFonts w:eastAsiaTheme="minorEastAsia" w:hint="eastAsia"/>
        </w:rPr>
        <w:t>性能测试结果</w:t>
      </w:r>
      <w:bookmarkEnd w:id="586"/>
    </w:p>
    <w:tbl>
      <w:tblPr>
        <w:tblStyle w:val="af3"/>
        <w:tblW w:w="0" w:type="auto"/>
        <w:tblInd w:w="420" w:type="dxa"/>
        <w:tblLook w:val="04A0"/>
      </w:tblPr>
      <w:tblGrid>
        <w:gridCol w:w="822"/>
        <w:gridCol w:w="1134"/>
        <w:gridCol w:w="1276"/>
        <w:gridCol w:w="1217"/>
        <w:gridCol w:w="1218"/>
        <w:gridCol w:w="1217"/>
        <w:gridCol w:w="1218"/>
      </w:tblGrid>
      <w:tr w:rsidR="00360E1A" w:rsidTr="00EA2A58">
        <w:trPr>
          <w:trHeight w:val="57"/>
        </w:trPr>
        <w:tc>
          <w:tcPr>
            <w:tcW w:w="822" w:type="dxa"/>
            <w:vMerge w:val="restart"/>
            <w:vAlign w:val="center"/>
          </w:tcPr>
          <w:p w:rsidR="00360E1A" w:rsidRDefault="00360E1A" w:rsidP="00EA2A58">
            <w:pPr>
              <w:pStyle w:val="a6"/>
              <w:ind w:firstLine="0"/>
              <w:jc w:val="center"/>
              <w:rPr>
                <w:rFonts w:ascii="宋体" w:eastAsia="宋体" w:hAnsi="宋体" w:cs="宋体"/>
              </w:rPr>
            </w:pPr>
          </w:p>
        </w:tc>
        <w:tc>
          <w:tcPr>
            <w:tcW w:w="1134" w:type="dxa"/>
            <w:vMerge w:val="restart"/>
            <w:vAlign w:val="center"/>
          </w:tcPr>
          <w:p w:rsidR="00360E1A" w:rsidRDefault="00360E1A" w:rsidP="00EA2A58">
            <w:pPr>
              <w:pStyle w:val="a6"/>
              <w:ind w:firstLine="0"/>
              <w:jc w:val="center"/>
              <w:rPr>
                <w:rFonts w:ascii="宋体" w:eastAsia="宋体" w:hAnsi="宋体" w:cs="宋体"/>
              </w:rPr>
            </w:pPr>
            <w:r>
              <w:rPr>
                <w:rFonts w:ascii="宋体" w:eastAsia="宋体" w:hAnsi="宋体" w:cs="宋体" w:hint="eastAsia"/>
              </w:rPr>
              <w:t>全局路径建立时间</w:t>
            </w:r>
          </w:p>
        </w:tc>
        <w:tc>
          <w:tcPr>
            <w:tcW w:w="1276" w:type="dxa"/>
            <w:vMerge w:val="restart"/>
            <w:vAlign w:val="center"/>
          </w:tcPr>
          <w:p w:rsidR="00360E1A" w:rsidRDefault="00360E1A" w:rsidP="00EA2A58">
            <w:pPr>
              <w:pStyle w:val="a6"/>
              <w:ind w:firstLine="0"/>
              <w:jc w:val="center"/>
              <w:rPr>
                <w:rFonts w:ascii="宋体" w:eastAsia="宋体" w:hAnsi="宋体" w:cs="宋体"/>
              </w:rPr>
            </w:pPr>
            <w:r>
              <w:rPr>
                <w:rFonts w:ascii="宋体" w:eastAsia="宋体" w:hAnsi="宋体" w:cs="宋体" w:hint="eastAsia"/>
              </w:rPr>
              <w:t>冲突检测时间</w:t>
            </w:r>
          </w:p>
        </w:tc>
        <w:tc>
          <w:tcPr>
            <w:tcW w:w="4870" w:type="dxa"/>
            <w:gridSpan w:val="4"/>
            <w:vAlign w:val="center"/>
          </w:tcPr>
          <w:p w:rsidR="00360E1A" w:rsidRDefault="00360E1A" w:rsidP="00EA2A58">
            <w:pPr>
              <w:pStyle w:val="a6"/>
              <w:ind w:firstLine="0"/>
              <w:jc w:val="center"/>
              <w:rPr>
                <w:rFonts w:ascii="宋体" w:eastAsia="宋体" w:hAnsi="宋体" w:cs="宋体"/>
              </w:rPr>
            </w:pPr>
            <w:r>
              <w:rPr>
                <w:rFonts w:ascii="宋体" w:eastAsia="宋体" w:hAnsi="宋体" w:cs="宋体" w:hint="eastAsia"/>
              </w:rPr>
              <w:t>冲突解决</w:t>
            </w:r>
          </w:p>
        </w:tc>
      </w:tr>
      <w:tr w:rsidR="00360E1A" w:rsidTr="00EA2A58">
        <w:trPr>
          <w:trHeight w:val="57"/>
        </w:trPr>
        <w:tc>
          <w:tcPr>
            <w:tcW w:w="822" w:type="dxa"/>
            <w:vMerge/>
            <w:vAlign w:val="center"/>
          </w:tcPr>
          <w:p w:rsidR="00360E1A" w:rsidRDefault="00360E1A" w:rsidP="00EA2A58">
            <w:pPr>
              <w:pStyle w:val="a6"/>
              <w:ind w:firstLine="0"/>
              <w:jc w:val="center"/>
              <w:rPr>
                <w:rFonts w:ascii="宋体" w:eastAsia="宋体" w:hAnsi="宋体" w:cs="宋体"/>
              </w:rPr>
            </w:pPr>
          </w:p>
        </w:tc>
        <w:tc>
          <w:tcPr>
            <w:tcW w:w="1134" w:type="dxa"/>
            <w:vMerge/>
            <w:vAlign w:val="center"/>
          </w:tcPr>
          <w:p w:rsidR="00360E1A" w:rsidRDefault="00360E1A" w:rsidP="00EA2A58">
            <w:pPr>
              <w:pStyle w:val="a6"/>
              <w:ind w:firstLine="0"/>
              <w:jc w:val="center"/>
              <w:rPr>
                <w:rFonts w:ascii="宋体" w:eastAsia="宋体" w:hAnsi="宋体" w:cs="宋体"/>
              </w:rPr>
            </w:pPr>
          </w:p>
        </w:tc>
        <w:tc>
          <w:tcPr>
            <w:tcW w:w="1276" w:type="dxa"/>
            <w:vMerge/>
            <w:vAlign w:val="center"/>
          </w:tcPr>
          <w:p w:rsidR="00360E1A" w:rsidRDefault="00360E1A" w:rsidP="00EA2A58">
            <w:pPr>
              <w:pStyle w:val="a6"/>
              <w:ind w:firstLine="0"/>
              <w:jc w:val="center"/>
              <w:rPr>
                <w:rFonts w:ascii="宋体" w:eastAsia="宋体" w:hAnsi="宋体" w:cs="宋体"/>
              </w:rPr>
            </w:pPr>
          </w:p>
        </w:tc>
        <w:tc>
          <w:tcPr>
            <w:tcW w:w="1217" w:type="dxa"/>
            <w:vAlign w:val="center"/>
          </w:tcPr>
          <w:p w:rsidR="00360E1A" w:rsidRDefault="00360E1A" w:rsidP="00EA2A58">
            <w:pPr>
              <w:pStyle w:val="a6"/>
              <w:ind w:firstLine="0"/>
              <w:jc w:val="center"/>
              <w:rPr>
                <w:rFonts w:ascii="宋体" w:eastAsia="宋体" w:hAnsi="宋体" w:cs="宋体"/>
              </w:rPr>
            </w:pPr>
            <w:r>
              <w:rPr>
                <w:rFonts w:ascii="宋体" w:eastAsia="宋体" w:hAnsi="宋体" w:cs="宋体" w:hint="eastAsia"/>
              </w:rPr>
              <w:t>基于单个</w:t>
            </w:r>
            <w:r w:rsidR="00865E98">
              <w:rPr>
                <w:rFonts w:ascii="宋体" w:eastAsia="宋体" w:hAnsi="宋体" w:cs="宋体" w:hint="eastAsia"/>
              </w:rPr>
              <w:t>IP</w:t>
            </w:r>
          </w:p>
        </w:tc>
        <w:tc>
          <w:tcPr>
            <w:tcW w:w="1218" w:type="dxa"/>
            <w:vAlign w:val="center"/>
          </w:tcPr>
          <w:p w:rsidR="00360E1A" w:rsidRDefault="00360E1A" w:rsidP="00EA2A58">
            <w:pPr>
              <w:pStyle w:val="a6"/>
              <w:ind w:firstLine="0"/>
              <w:jc w:val="center"/>
              <w:rPr>
                <w:rFonts w:ascii="宋体" w:eastAsia="宋体" w:hAnsi="宋体" w:cs="宋体"/>
              </w:rPr>
            </w:pPr>
            <w:r>
              <w:rPr>
                <w:rFonts w:ascii="宋体" w:eastAsia="宋体" w:hAnsi="宋体" w:cs="宋体" w:hint="eastAsia"/>
              </w:rPr>
              <w:t>DENY&gt;冲突路径</w:t>
            </w:r>
          </w:p>
        </w:tc>
        <w:tc>
          <w:tcPr>
            <w:tcW w:w="1217" w:type="dxa"/>
            <w:vAlign w:val="center"/>
          </w:tcPr>
          <w:p w:rsidR="00360E1A" w:rsidRDefault="00360E1A" w:rsidP="00EA2A58">
            <w:pPr>
              <w:pStyle w:val="a6"/>
              <w:ind w:firstLine="0"/>
              <w:jc w:val="center"/>
              <w:rPr>
                <w:rFonts w:ascii="宋体" w:eastAsia="宋体" w:hAnsi="宋体" w:cs="宋体"/>
              </w:rPr>
            </w:pPr>
            <w:r w:rsidRPr="00360E1A">
              <w:rPr>
                <w:rFonts w:ascii="宋体" w:eastAsia="宋体" w:hAnsi="宋体" w:cs="宋体" w:hint="eastAsia"/>
              </w:rPr>
              <w:t>DENY</w:t>
            </w:r>
            <w:r>
              <w:rPr>
                <w:rFonts w:ascii="宋体" w:eastAsia="宋体" w:hAnsi="宋体" w:cs="宋体" w:hint="eastAsia"/>
              </w:rPr>
              <w:t>=</w:t>
            </w:r>
            <w:r w:rsidRPr="00360E1A">
              <w:rPr>
                <w:rFonts w:ascii="宋体" w:eastAsia="宋体" w:hAnsi="宋体" w:cs="宋体" w:hint="eastAsia"/>
              </w:rPr>
              <w:t>冲突路径</w:t>
            </w:r>
          </w:p>
        </w:tc>
        <w:tc>
          <w:tcPr>
            <w:tcW w:w="1218" w:type="dxa"/>
            <w:vAlign w:val="center"/>
          </w:tcPr>
          <w:p w:rsidR="00360E1A" w:rsidRDefault="00360E1A" w:rsidP="00EA2A58">
            <w:pPr>
              <w:pStyle w:val="a6"/>
              <w:ind w:firstLine="0"/>
              <w:jc w:val="center"/>
              <w:rPr>
                <w:rFonts w:ascii="宋体" w:eastAsia="宋体" w:hAnsi="宋体" w:cs="宋体"/>
              </w:rPr>
            </w:pPr>
            <w:r w:rsidRPr="00360E1A">
              <w:rPr>
                <w:rFonts w:ascii="宋体" w:eastAsia="宋体" w:hAnsi="宋体" w:cs="宋体" w:hint="eastAsia"/>
              </w:rPr>
              <w:t>DENY</w:t>
            </w:r>
            <w:r>
              <w:rPr>
                <w:rFonts w:ascii="宋体" w:eastAsia="宋体" w:hAnsi="宋体" w:cs="宋体" w:hint="eastAsia"/>
              </w:rPr>
              <w:t>&lt;</w:t>
            </w:r>
            <w:r w:rsidRPr="00360E1A">
              <w:rPr>
                <w:rFonts w:ascii="宋体" w:eastAsia="宋体" w:hAnsi="宋体" w:cs="宋体" w:hint="eastAsia"/>
              </w:rPr>
              <w:t>冲突路径</w:t>
            </w:r>
          </w:p>
        </w:tc>
      </w:tr>
      <w:tr w:rsidR="00360E1A" w:rsidTr="00EA2A58">
        <w:trPr>
          <w:trHeight w:val="57"/>
        </w:trPr>
        <w:tc>
          <w:tcPr>
            <w:tcW w:w="822" w:type="dxa"/>
            <w:vAlign w:val="center"/>
          </w:tcPr>
          <w:p w:rsidR="00360E1A" w:rsidRDefault="00360E1A" w:rsidP="00EA2A58">
            <w:pPr>
              <w:pStyle w:val="a6"/>
              <w:ind w:firstLine="0"/>
              <w:jc w:val="center"/>
              <w:rPr>
                <w:rFonts w:ascii="宋体" w:eastAsia="宋体" w:hAnsi="宋体" w:cs="宋体"/>
              </w:rPr>
            </w:pPr>
            <w:r>
              <w:rPr>
                <w:rFonts w:ascii="宋体" w:eastAsia="宋体" w:hAnsi="宋体" w:cs="宋体" w:hint="eastAsia"/>
              </w:rPr>
              <w:t>第一组</w:t>
            </w:r>
          </w:p>
        </w:tc>
        <w:tc>
          <w:tcPr>
            <w:tcW w:w="1134" w:type="dxa"/>
            <w:vAlign w:val="center"/>
          </w:tcPr>
          <w:p w:rsidR="00360E1A" w:rsidRDefault="00360E1A" w:rsidP="00EA2A58">
            <w:pPr>
              <w:pStyle w:val="a6"/>
              <w:ind w:firstLine="0"/>
              <w:jc w:val="center"/>
              <w:rPr>
                <w:rFonts w:ascii="宋体" w:eastAsia="宋体" w:hAnsi="宋体" w:cs="宋体"/>
              </w:rPr>
            </w:pPr>
            <w:r w:rsidRPr="0043514A">
              <w:rPr>
                <w:rFonts w:ascii="宋体" w:eastAsia="宋体" w:hAnsi="宋体" w:cs="宋体"/>
              </w:rPr>
              <w:t>187ms</w:t>
            </w:r>
          </w:p>
        </w:tc>
        <w:tc>
          <w:tcPr>
            <w:tcW w:w="1276" w:type="dxa"/>
            <w:vAlign w:val="center"/>
          </w:tcPr>
          <w:p w:rsidR="00360E1A" w:rsidRDefault="00360E1A" w:rsidP="00EA2A58">
            <w:pPr>
              <w:pStyle w:val="a6"/>
              <w:ind w:firstLine="0"/>
              <w:jc w:val="center"/>
              <w:rPr>
                <w:rFonts w:ascii="宋体" w:eastAsia="宋体" w:hAnsi="宋体" w:cs="宋体"/>
              </w:rPr>
            </w:pPr>
            <w:r w:rsidRPr="001E284A">
              <w:rPr>
                <w:rFonts w:ascii="宋体" w:eastAsia="宋体" w:hAnsi="宋体" w:cs="宋体"/>
              </w:rPr>
              <w:t>57ms</w:t>
            </w:r>
          </w:p>
        </w:tc>
        <w:tc>
          <w:tcPr>
            <w:tcW w:w="1217" w:type="dxa"/>
            <w:vAlign w:val="center"/>
          </w:tcPr>
          <w:p w:rsidR="00360E1A" w:rsidRPr="001E284A" w:rsidRDefault="00017ECC" w:rsidP="00EA2A58">
            <w:pPr>
              <w:pStyle w:val="a6"/>
              <w:ind w:firstLine="0"/>
              <w:jc w:val="center"/>
              <w:rPr>
                <w:rFonts w:ascii="宋体" w:eastAsia="宋体" w:hAnsi="宋体" w:cs="宋体"/>
              </w:rPr>
            </w:pPr>
            <w:r>
              <w:rPr>
                <w:rFonts w:ascii="宋体" w:eastAsia="宋体" w:hAnsi="宋体" w:cs="宋体" w:hint="eastAsia"/>
              </w:rPr>
              <w:t>244ms</w:t>
            </w:r>
          </w:p>
        </w:tc>
        <w:tc>
          <w:tcPr>
            <w:tcW w:w="1218" w:type="dxa"/>
            <w:vAlign w:val="center"/>
          </w:tcPr>
          <w:p w:rsidR="00360E1A" w:rsidRPr="001E284A" w:rsidRDefault="00017ECC" w:rsidP="00EA2A58">
            <w:pPr>
              <w:pStyle w:val="a6"/>
              <w:ind w:firstLine="0"/>
              <w:jc w:val="center"/>
              <w:rPr>
                <w:rFonts w:ascii="宋体" w:eastAsia="宋体" w:hAnsi="宋体" w:cs="宋体"/>
              </w:rPr>
            </w:pPr>
            <w:r>
              <w:rPr>
                <w:rFonts w:ascii="宋体" w:eastAsia="宋体" w:hAnsi="宋体" w:cs="宋体" w:hint="eastAsia"/>
              </w:rPr>
              <w:t>170ms</w:t>
            </w:r>
          </w:p>
        </w:tc>
        <w:tc>
          <w:tcPr>
            <w:tcW w:w="1217" w:type="dxa"/>
            <w:vAlign w:val="center"/>
          </w:tcPr>
          <w:p w:rsidR="00360E1A" w:rsidRPr="001E284A" w:rsidRDefault="00017ECC" w:rsidP="00EA2A58">
            <w:pPr>
              <w:pStyle w:val="a6"/>
              <w:ind w:firstLine="0"/>
              <w:jc w:val="center"/>
              <w:rPr>
                <w:rFonts w:ascii="宋体" w:eastAsia="宋体" w:hAnsi="宋体" w:cs="宋体"/>
              </w:rPr>
            </w:pPr>
            <w:r>
              <w:rPr>
                <w:rFonts w:ascii="宋体" w:eastAsia="宋体" w:hAnsi="宋体" w:cs="宋体" w:hint="eastAsia"/>
              </w:rPr>
              <w:t>210ms</w:t>
            </w:r>
          </w:p>
        </w:tc>
        <w:tc>
          <w:tcPr>
            <w:tcW w:w="1218" w:type="dxa"/>
            <w:vAlign w:val="center"/>
          </w:tcPr>
          <w:p w:rsidR="00360E1A" w:rsidRPr="001E284A" w:rsidRDefault="00017ECC" w:rsidP="00EA2A58">
            <w:pPr>
              <w:pStyle w:val="a6"/>
              <w:ind w:firstLine="0"/>
              <w:jc w:val="center"/>
              <w:rPr>
                <w:rFonts w:ascii="宋体" w:eastAsia="宋体" w:hAnsi="宋体" w:cs="宋体"/>
              </w:rPr>
            </w:pPr>
            <w:r>
              <w:rPr>
                <w:rFonts w:ascii="宋体" w:eastAsia="宋体" w:hAnsi="宋体" w:cs="宋体" w:hint="eastAsia"/>
              </w:rPr>
              <w:t>152ms</w:t>
            </w:r>
          </w:p>
        </w:tc>
      </w:tr>
      <w:tr w:rsidR="00360E1A" w:rsidTr="00EA2A58">
        <w:trPr>
          <w:trHeight w:val="57"/>
        </w:trPr>
        <w:tc>
          <w:tcPr>
            <w:tcW w:w="822" w:type="dxa"/>
            <w:vAlign w:val="center"/>
          </w:tcPr>
          <w:p w:rsidR="00360E1A" w:rsidRDefault="00360E1A" w:rsidP="00EA2A58">
            <w:pPr>
              <w:pStyle w:val="a6"/>
              <w:ind w:firstLine="0"/>
              <w:jc w:val="center"/>
              <w:rPr>
                <w:rFonts w:ascii="宋体" w:eastAsia="宋体" w:hAnsi="宋体" w:cs="宋体"/>
              </w:rPr>
            </w:pPr>
            <w:r>
              <w:rPr>
                <w:rFonts w:ascii="宋体" w:eastAsia="宋体" w:hAnsi="宋体" w:cs="宋体" w:hint="eastAsia"/>
              </w:rPr>
              <w:t>第二组</w:t>
            </w:r>
          </w:p>
        </w:tc>
        <w:tc>
          <w:tcPr>
            <w:tcW w:w="1134" w:type="dxa"/>
            <w:vAlign w:val="center"/>
          </w:tcPr>
          <w:p w:rsidR="00360E1A" w:rsidRDefault="00360E1A" w:rsidP="00EA2A58">
            <w:pPr>
              <w:pStyle w:val="a6"/>
              <w:ind w:firstLine="0"/>
              <w:jc w:val="center"/>
              <w:rPr>
                <w:rFonts w:ascii="宋体" w:eastAsia="宋体" w:hAnsi="宋体" w:cs="宋体"/>
              </w:rPr>
            </w:pPr>
            <w:r w:rsidRPr="001E284A">
              <w:rPr>
                <w:rFonts w:ascii="宋体" w:eastAsia="宋体" w:hAnsi="宋体" w:cs="宋体"/>
              </w:rPr>
              <w:t>90ms,</w:t>
            </w:r>
          </w:p>
        </w:tc>
        <w:tc>
          <w:tcPr>
            <w:tcW w:w="1276" w:type="dxa"/>
            <w:vAlign w:val="center"/>
          </w:tcPr>
          <w:p w:rsidR="00360E1A" w:rsidRDefault="00360E1A" w:rsidP="00EA2A58">
            <w:pPr>
              <w:pStyle w:val="a6"/>
              <w:ind w:firstLine="0"/>
              <w:jc w:val="center"/>
              <w:rPr>
                <w:rFonts w:ascii="宋体" w:eastAsia="宋体" w:hAnsi="宋体" w:cs="宋体"/>
              </w:rPr>
            </w:pPr>
            <w:r w:rsidRPr="001E284A">
              <w:rPr>
                <w:rFonts w:ascii="宋体" w:eastAsia="宋体" w:hAnsi="宋体" w:cs="宋体"/>
              </w:rPr>
              <w:t>34ms</w:t>
            </w:r>
          </w:p>
        </w:tc>
        <w:tc>
          <w:tcPr>
            <w:tcW w:w="1217" w:type="dxa"/>
            <w:vAlign w:val="center"/>
          </w:tcPr>
          <w:p w:rsidR="00360E1A" w:rsidRPr="001E284A" w:rsidRDefault="00017ECC" w:rsidP="00EA2A58">
            <w:pPr>
              <w:pStyle w:val="a6"/>
              <w:ind w:firstLine="0"/>
              <w:jc w:val="center"/>
              <w:rPr>
                <w:rFonts w:ascii="宋体" w:eastAsia="宋体" w:hAnsi="宋体" w:cs="宋体"/>
              </w:rPr>
            </w:pPr>
            <w:r>
              <w:rPr>
                <w:rFonts w:ascii="宋体" w:eastAsia="宋体" w:hAnsi="宋体" w:cs="宋体" w:hint="eastAsia"/>
              </w:rPr>
              <w:t>247ms</w:t>
            </w:r>
          </w:p>
        </w:tc>
        <w:tc>
          <w:tcPr>
            <w:tcW w:w="1218" w:type="dxa"/>
            <w:vAlign w:val="center"/>
          </w:tcPr>
          <w:p w:rsidR="00360E1A" w:rsidRPr="001E284A" w:rsidRDefault="00017ECC" w:rsidP="00EA2A58">
            <w:pPr>
              <w:pStyle w:val="a6"/>
              <w:ind w:firstLine="0"/>
              <w:jc w:val="center"/>
              <w:rPr>
                <w:rFonts w:ascii="宋体" w:eastAsia="宋体" w:hAnsi="宋体" w:cs="宋体"/>
              </w:rPr>
            </w:pPr>
            <w:r>
              <w:rPr>
                <w:rFonts w:ascii="宋体" w:eastAsia="宋体" w:hAnsi="宋体" w:cs="宋体" w:hint="eastAsia"/>
              </w:rPr>
              <w:t>174ms</w:t>
            </w:r>
          </w:p>
        </w:tc>
        <w:tc>
          <w:tcPr>
            <w:tcW w:w="1217" w:type="dxa"/>
            <w:vAlign w:val="center"/>
          </w:tcPr>
          <w:p w:rsidR="00360E1A" w:rsidRPr="001E284A" w:rsidRDefault="00017ECC" w:rsidP="00EA2A58">
            <w:pPr>
              <w:pStyle w:val="a6"/>
              <w:ind w:firstLine="0"/>
              <w:jc w:val="center"/>
              <w:rPr>
                <w:rFonts w:ascii="宋体" w:eastAsia="宋体" w:hAnsi="宋体" w:cs="宋体"/>
              </w:rPr>
            </w:pPr>
            <w:r>
              <w:rPr>
                <w:rFonts w:ascii="宋体" w:eastAsia="宋体" w:hAnsi="宋体" w:cs="宋体" w:hint="eastAsia"/>
              </w:rPr>
              <w:t>225ms</w:t>
            </w:r>
          </w:p>
        </w:tc>
        <w:tc>
          <w:tcPr>
            <w:tcW w:w="1218" w:type="dxa"/>
            <w:vAlign w:val="center"/>
          </w:tcPr>
          <w:p w:rsidR="00360E1A" w:rsidRPr="001E284A" w:rsidRDefault="00017ECC" w:rsidP="00EA2A58">
            <w:pPr>
              <w:pStyle w:val="a6"/>
              <w:ind w:firstLine="0"/>
              <w:jc w:val="center"/>
              <w:rPr>
                <w:rFonts w:ascii="宋体" w:eastAsia="宋体" w:hAnsi="宋体" w:cs="宋体"/>
              </w:rPr>
            </w:pPr>
            <w:r>
              <w:rPr>
                <w:rFonts w:ascii="宋体" w:eastAsia="宋体" w:hAnsi="宋体" w:cs="宋体" w:hint="eastAsia"/>
              </w:rPr>
              <w:t>153ms</w:t>
            </w:r>
          </w:p>
        </w:tc>
      </w:tr>
      <w:tr w:rsidR="00360E1A" w:rsidTr="00EA2A58">
        <w:trPr>
          <w:trHeight w:val="57"/>
        </w:trPr>
        <w:tc>
          <w:tcPr>
            <w:tcW w:w="822" w:type="dxa"/>
            <w:vAlign w:val="center"/>
          </w:tcPr>
          <w:p w:rsidR="00360E1A" w:rsidRDefault="00360E1A" w:rsidP="00EA2A58">
            <w:pPr>
              <w:pStyle w:val="a6"/>
              <w:ind w:firstLine="0"/>
              <w:jc w:val="center"/>
              <w:rPr>
                <w:rFonts w:ascii="宋体" w:eastAsia="宋体" w:hAnsi="宋体" w:cs="宋体"/>
              </w:rPr>
            </w:pPr>
            <w:r>
              <w:rPr>
                <w:rFonts w:ascii="宋体" w:eastAsia="宋体" w:hAnsi="宋体" w:cs="宋体" w:hint="eastAsia"/>
              </w:rPr>
              <w:t>第三组</w:t>
            </w:r>
          </w:p>
        </w:tc>
        <w:tc>
          <w:tcPr>
            <w:tcW w:w="1134" w:type="dxa"/>
            <w:vAlign w:val="center"/>
          </w:tcPr>
          <w:p w:rsidR="00360E1A" w:rsidRDefault="00360E1A" w:rsidP="00EA2A58">
            <w:pPr>
              <w:pStyle w:val="a6"/>
              <w:ind w:firstLine="0"/>
              <w:jc w:val="center"/>
              <w:rPr>
                <w:rFonts w:ascii="宋体" w:eastAsia="宋体" w:hAnsi="宋体" w:cs="宋体"/>
              </w:rPr>
            </w:pPr>
            <w:r w:rsidRPr="001E284A">
              <w:rPr>
                <w:rFonts w:ascii="宋体" w:eastAsia="宋体" w:hAnsi="宋体" w:cs="宋体"/>
              </w:rPr>
              <w:t>275ms</w:t>
            </w:r>
          </w:p>
        </w:tc>
        <w:tc>
          <w:tcPr>
            <w:tcW w:w="1276" w:type="dxa"/>
            <w:vAlign w:val="center"/>
          </w:tcPr>
          <w:p w:rsidR="00360E1A" w:rsidRDefault="00360E1A" w:rsidP="00EA2A58">
            <w:pPr>
              <w:pStyle w:val="a6"/>
              <w:ind w:firstLine="0"/>
              <w:jc w:val="center"/>
              <w:rPr>
                <w:rFonts w:ascii="宋体" w:eastAsia="宋体" w:hAnsi="宋体" w:cs="宋体"/>
              </w:rPr>
            </w:pPr>
            <w:r w:rsidRPr="001E284A">
              <w:rPr>
                <w:rFonts w:ascii="宋体" w:eastAsia="宋体" w:hAnsi="宋体" w:cs="宋体"/>
              </w:rPr>
              <w:t>90ms</w:t>
            </w:r>
          </w:p>
        </w:tc>
        <w:tc>
          <w:tcPr>
            <w:tcW w:w="1217" w:type="dxa"/>
            <w:vAlign w:val="center"/>
          </w:tcPr>
          <w:p w:rsidR="00360E1A" w:rsidRPr="001E284A" w:rsidRDefault="00017ECC" w:rsidP="00EA2A58">
            <w:pPr>
              <w:pStyle w:val="a6"/>
              <w:ind w:firstLine="0"/>
              <w:jc w:val="center"/>
              <w:rPr>
                <w:rFonts w:ascii="宋体" w:eastAsia="宋体" w:hAnsi="宋体" w:cs="宋体"/>
              </w:rPr>
            </w:pPr>
            <w:r>
              <w:rPr>
                <w:rFonts w:ascii="宋体" w:eastAsia="宋体" w:hAnsi="宋体" w:cs="宋体" w:hint="eastAsia"/>
              </w:rPr>
              <w:t>238ms</w:t>
            </w:r>
          </w:p>
        </w:tc>
        <w:tc>
          <w:tcPr>
            <w:tcW w:w="1218" w:type="dxa"/>
            <w:vAlign w:val="center"/>
          </w:tcPr>
          <w:p w:rsidR="00360E1A" w:rsidRPr="001E284A" w:rsidRDefault="00017ECC" w:rsidP="00EA2A58">
            <w:pPr>
              <w:pStyle w:val="a6"/>
              <w:ind w:firstLine="0"/>
              <w:jc w:val="center"/>
              <w:rPr>
                <w:rFonts w:ascii="宋体" w:eastAsia="宋体" w:hAnsi="宋体" w:cs="宋体"/>
              </w:rPr>
            </w:pPr>
            <w:r>
              <w:rPr>
                <w:rFonts w:ascii="宋体" w:eastAsia="宋体" w:hAnsi="宋体" w:cs="宋体" w:hint="eastAsia"/>
              </w:rPr>
              <w:t>155ms</w:t>
            </w:r>
          </w:p>
        </w:tc>
        <w:tc>
          <w:tcPr>
            <w:tcW w:w="1217" w:type="dxa"/>
            <w:vAlign w:val="center"/>
          </w:tcPr>
          <w:p w:rsidR="00360E1A" w:rsidRPr="001E284A" w:rsidRDefault="00017ECC" w:rsidP="00EA2A58">
            <w:pPr>
              <w:pStyle w:val="a6"/>
              <w:ind w:firstLine="0"/>
              <w:jc w:val="center"/>
              <w:rPr>
                <w:rFonts w:ascii="宋体" w:eastAsia="宋体" w:hAnsi="宋体" w:cs="宋体"/>
              </w:rPr>
            </w:pPr>
            <w:r>
              <w:rPr>
                <w:rFonts w:ascii="宋体" w:eastAsia="宋体" w:hAnsi="宋体" w:cs="宋体" w:hint="eastAsia"/>
              </w:rPr>
              <w:t>210ms</w:t>
            </w:r>
          </w:p>
        </w:tc>
        <w:tc>
          <w:tcPr>
            <w:tcW w:w="1218" w:type="dxa"/>
            <w:vAlign w:val="center"/>
          </w:tcPr>
          <w:p w:rsidR="00360E1A" w:rsidRPr="001E284A" w:rsidRDefault="00017ECC" w:rsidP="00EA2A58">
            <w:pPr>
              <w:pStyle w:val="a6"/>
              <w:ind w:firstLine="0"/>
              <w:jc w:val="center"/>
              <w:rPr>
                <w:rFonts w:ascii="宋体" w:eastAsia="宋体" w:hAnsi="宋体" w:cs="宋体"/>
              </w:rPr>
            </w:pPr>
            <w:r>
              <w:rPr>
                <w:rFonts w:ascii="宋体" w:eastAsia="宋体" w:hAnsi="宋体" w:cs="宋体" w:hint="eastAsia"/>
              </w:rPr>
              <w:t>135ms</w:t>
            </w:r>
          </w:p>
        </w:tc>
      </w:tr>
      <w:tr w:rsidR="00360E1A" w:rsidTr="00EA2A58">
        <w:trPr>
          <w:trHeight w:val="57"/>
        </w:trPr>
        <w:tc>
          <w:tcPr>
            <w:tcW w:w="822" w:type="dxa"/>
            <w:vAlign w:val="center"/>
          </w:tcPr>
          <w:p w:rsidR="00360E1A" w:rsidRDefault="00360E1A" w:rsidP="00EA2A58">
            <w:pPr>
              <w:pStyle w:val="a6"/>
              <w:ind w:firstLine="0"/>
              <w:jc w:val="center"/>
              <w:rPr>
                <w:rFonts w:ascii="宋体" w:eastAsia="宋体" w:hAnsi="宋体" w:cs="宋体"/>
              </w:rPr>
            </w:pPr>
            <w:r>
              <w:rPr>
                <w:rFonts w:ascii="宋体" w:eastAsia="宋体" w:hAnsi="宋体" w:cs="宋体" w:hint="eastAsia"/>
              </w:rPr>
              <w:t>第四组</w:t>
            </w:r>
          </w:p>
        </w:tc>
        <w:tc>
          <w:tcPr>
            <w:tcW w:w="1134" w:type="dxa"/>
            <w:vAlign w:val="center"/>
          </w:tcPr>
          <w:p w:rsidR="00360E1A" w:rsidRDefault="00360E1A" w:rsidP="00EA2A58">
            <w:pPr>
              <w:pStyle w:val="a6"/>
              <w:ind w:firstLine="0"/>
              <w:jc w:val="center"/>
              <w:rPr>
                <w:rFonts w:ascii="宋体" w:eastAsia="宋体" w:hAnsi="宋体" w:cs="宋体"/>
              </w:rPr>
            </w:pPr>
            <w:r w:rsidRPr="001E284A">
              <w:rPr>
                <w:rFonts w:ascii="宋体" w:eastAsia="宋体" w:hAnsi="宋体" w:cs="宋体"/>
              </w:rPr>
              <w:t>229ms</w:t>
            </w:r>
          </w:p>
        </w:tc>
        <w:tc>
          <w:tcPr>
            <w:tcW w:w="1276" w:type="dxa"/>
            <w:vAlign w:val="center"/>
          </w:tcPr>
          <w:p w:rsidR="00360E1A" w:rsidRDefault="00360E1A" w:rsidP="00EA2A58">
            <w:pPr>
              <w:pStyle w:val="a6"/>
              <w:ind w:firstLine="0"/>
              <w:jc w:val="center"/>
              <w:rPr>
                <w:rFonts w:ascii="宋体" w:eastAsia="宋体" w:hAnsi="宋体" w:cs="宋体"/>
              </w:rPr>
            </w:pPr>
            <w:r w:rsidRPr="001E284A">
              <w:rPr>
                <w:rFonts w:ascii="宋体" w:eastAsia="宋体" w:hAnsi="宋体" w:cs="宋体"/>
              </w:rPr>
              <w:t>76ms</w:t>
            </w:r>
          </w:p>
        </w:tc>
        <w:tc>
          <w:tcPr>
            <w:tcW w:w="1217" w:type="dxa"/>
            <w:vAlign w:val="center"/>
          </w:tcPr>
          <w:p w:rsidR="00360E1A" w:rsidRPr="001E284A" w:rsidRDefault="00017ECC" w:rsidP="00EA2A58">
            <w:pPr>
              <w:pStyle w:val="a6"/>
              <w:ind w:firstLine="0"/>
              <w:jc w:val="center"/>
              <w:rPr>
                <w:rFonts w:ascii="宋体" w:eastAsia="宋体" w:hAnsi="宋体" w:cs="宋体"/>
              </w:rPr>
            </w:pPr>
            <w:r>
              <w:rPr>
                <w:rFonts w:ascii="宋体" w:eastAsia="宋体" w:hAnsi="宋体" w:cs="宋体" w:hint="eastAsia"/>
              </w:rPr>
              <w:t>215ms</w:t>
            </w:r>
          </w:p>
        </w:tc>
        <w:tc>
          <w:tcPr>
            <w:tcW w:w="1218" w:type="dxa"/>
            <w:vAlign w:val="center"/>
          </w:tcPr>
          <w:p w:rsidR="00360E1A" w:rsidRPr="001E284A" w:rsidRDefault="00017ECC" w:rsidP="00EA2A58">
            <w:pPr>
              <w:pStyle w:val="a6"/>
              <w:ind w:firstLine="0"/>
              <w:jc w:val="center"/>
              <w:rPr>
                <w:rFonts w:ascii="宋体" w:eastAsia="宋体" w:hAnsi="宋体" w:cs="宋体"/>
              </w:rPr>
            </w:pPr>
            <w:r>
              <w:rPr>
                <w:rFonts w:ascii="宋体" w:eastAsia="宋体" w:hAnsi="宋体" w:cs="宋体" w:hint="eastAsia"/>
              </w:rPr>
              <w:t>145ms</w:t>
            </w:r>
          </w:p>
        </w:tc>
        <w:tc>
          <w:tcPr>
            <w:tcW w:w="1217" w:type="dxa"/>
            <w:vAlign w:val="center"/>
          </w:tcPr>
          <w:p w:rsidR="00360E1A" w:rsidRPr="001E284A" w:rsidRDefault="00017ECC" w:rsidP="00EA2A58">
            <w:pPr>
              <w:pStyle w:val="a6"/>
              <w:ind w:firstLine="0"/>
              <w:jc w:val="center"/>
              <w:rPr>
                <w:rFonts w:ascii="宋体" w:eastAsia="宋体" w:hAnsi="宋体" w:cs="宋体"/>
              </w:rPr>
            </w:pPr>
            <w:r>
              <w:rPr>
                <w:rFonts w:ascii="宋体" w:eastAsia="宋体" w:hAnsi="宋体" w:cs="宋体" w:hint="eastAsia"/>
              </w:rPr>
              <w:t>186ms</w:t>
            </w:r>
          </w:p>
        </w:tc>
        <w:tc>
          <w:tcPr>
            <w:tcW w:w="1218" w:type="dxa"/>
            <w:vAlign w:val="center"/>
          </w:tcPr>
          <w:p w:rsidR="00360E1A" w:rsidRPr="001E284A" w:rsidRDefault="00017ECC" w:rsidP="00EA2A58">
            <w:pPr>
              <w:pStyle w:val="a6"/>
              <w:ind w:firstLine="0"/>
              <w:jc w:val="center"/>
              <w:rPr>
                <w:rFonts w:ascii="宋体" w:eastAsia="宋体" w:hAnsi="宋体" w:cs="宋体"/>
              </w:rPr>
            </w:pPr>
            <w:r>
              <w:rPr>
                <w:rFonts w:ascii="宋体" w:eastAsia="宋体" w:hAnsi="宋体" w:cs="宋体" w:hint="eastAsia"/>
              </w:rPr>
              <w:t>131ms</w:t>
            </w:r>
          </w:p>
        </w:tc>
      </w:tr>
      <w:tr w:rsidR="00360E1A" w:rsidTr="00EA2A58">
        <w:trPr>
          <w:trHeight w:val="57"/>
        </w:trPr>
        <w:tc>
          <w:tcPr>
            <w:tcW w:w="822" w:type="dxa"/>
            <w:vAlign w:val="center"/>
          </w:tcPr>
          <w:p w:rsidR="00360E1A" w:rsidRDefault="00360E1A" w:rsidP="00EA2A58">
            <w:pPr>
              <w:pStyle w:val="a6"/>
              <w:ind w:firstLine="0"/>
              <w:jc w:val="center"/>
              <w:rPr>
                <w:rFonts w:ascii="宋体" w:eastAsia="宋体" w:hAnsi="宋体" w:cs="宋体"/>
              </w:rPr>
            </w:pPr>
            <w:r>
              <w:rPr>
                <w:rFonts w:ascii="宋体" w:eastAsia="宋体" w:hAnsi="宋体" w:cs="宋体" w:hint="eastAsia"/>
              </w:rPr>
              <w:t>第五组</w:t>
            </w:r>
          </w:p>
        </w:tc>
        <w:tc>
          <w:tcPr>
            <w:tcW w:w="1134" w:type="dxa"/>
            <w:vAlign w:val="center"/>
          </w:tcPr>
          <w:p w:rsidR="00360E1A" w:rsidRDefault="00360E1A" w:rsidP="00EA2A58">
            <w:pPr>
              <w:pStyle w:val="a6"/>
              <w:ind w:firstLine="0"/>
              <w:jc w:val="center"/>
              <w:rPr>
                <w:rFonts w:ascii="宋体" w:eastAsia="宋体" w:hAnsi="宋体" w:cs="宋体"/>
              </w:rPr>
            </w:pPr>
            <w:r w:rsidRPr="001E284A">
              <w:rPr>
                <w:rFonts w:ascii="宋体" w:eastAsia="宋体" w:hAnsi="宋体" w:cs="宋体"/>
              </w:rPr>
              <w:t>90ms</w:t>
            </w:r>
          </w:p>
        </w:tc>
        <w:tc>
          <w:tcPr>
            <w:tcW w:w="1276" w:type="dxa"/>
            <w:vAlign w:val="center"/>
          </w:tcPr>
          <w:p w:rsidR="00360E1A" w:rsidRDefault="00360E1A" w:rsidP="00EA2A58">
            <w:pPr>
              <w:pStyle w:val="a6"/>
              <w:ind w:firstLine="0"/>
              <w:jc w:val="center"/>
              <w:rPr>
                <w:rFonts w:ascii="宋体" w:eastAsia="宋体" w:hAnsi="宋体" w:cs="宋体"/>
              </w:rPr>
            </w:pPr>
            <w:r w:rsidRPr="001E284A">
              <w:rPr>
                <w:rFonts w:ascii="宋体" w:eastAsia="宋体" w:hAnsi="宋体" w:cs="宋体"/>
              </w:rPr>
              <w:t>98ms</w:t>
            </w:r>
          </w:p>
        </w:tc>
        <w:tc>
          <w:tcPr>
            <w:tcW w:w="1217" w:type="dxa"/>
            <w:vAlign w:val="center"/>
          </w:tcPr>
          <w:p w:rsidR="00360E1A" w:rsidRPr="001E284A" w:rsidRDefault="00017ECC" w:rsidP="00EA2A58">
            <w:pPr>
              <w:pStyle w:val="a6"/>
              <w:ind w:firstLine="0"/>
              <w:jc w:val="center"/>
              <w:rPr>
                <w:rFonts w:ascii="宋体" w:eastAsia="宋体" w:hAnsi="宋体" w:cs="宋体"/>
              </w:rPr>
            </w:pPr>
            <w:r>
              <w:rPr>
                <w:rFonts w:ascii="宋体" w:eastAsia="宋体" w:hAnsi="宋体" w:cs="宋体" w:hint="eastAsia"/>
              </w:rPr>
              <w:t>217ms</w:t>
            </w:r>
          </w:p>
        </w:tc>
        <w:tc>
          <w:tcPr>
            <w:tcW w:w="1218" w:type="dxa"/>
            <w:vAlign w:val="center"/>
          </w:tcPr>
          <w:p w:rsidR="00360E1A" w:rsidRPr="001E284A" w:rsidRDefault="00017ECC" w:rsidP="00EA2A58">
            <w:pPr>
              <w:pStyle w:val="a6"/>
              <w:ind w:firstLine="0"/>
              <w:jc w:val="center"/>
              <w:rPr>
                <w:rFonts w:ascii="宋体" w:eastAsia="宋体" w:hAnsi="宋体" w:cs="宋体"/>
              </w:rPr>
            </w:pPr>
            <w:r>
              <w:rPr>
                <w:rFonts w:ascii="宋体" w:eastAsia="宋体" w:hAnsi="宋体" w:cs="宋体" w:hint="eastAsia"/>
              </w:rPr>
              <w:t>142ms</w:t>
            </w:r>
          </w:p>
        </w:tc>
        <w:tc>
          <w:tcPr>
            <w:tcW w:w="1217" w:type="dxa"/>
            <w:vAlign w:val="center"/>
          </w:tcPr>
          <w:p w:rsidR="00360E1A" w:rsidRPr="001E284A" w:rsidRDefault="00017ECC" w:rsidP="00EA2A58">
            <w:pPr>
              <w:pStyle w:val="a6"/>
              <w:ind w:firstLine="0"/>
              <w:jc w:val="center"/>
              <w:rPr>
                <w:rFonts w:ascii="宋体" w:eastAsia="宋体" w:hAnsi="宋体" w:cs="宋体"/>
              </w:rPr>
            </w:pPr>
            <w:r>
              <w:rPr>
                <w:rFonts w:ascii="宋体" w:eastAsia="宋体" w:hAnsi="宋体" w:cs="宋体" w:hint="eastAsia"/>
              </w:rPr>
              <w:t>192ms</w:t>
            </w:r>
          </w:p>
        </w:tc>
        <w:tc>
          <w:tcPr>
            <w:tcW w:w="1218" w:type="dxa"/>
            <w:vAlign w:val="center"/>
          </w:tcPr>
          <w:p w:rsidR="00360E1A" w:rsidRPr="001E284A" w:rsidRDefault="00017ECC" w:rsidP="00EA2A58">
            <w:pPr>
              <w:pStyle w:val="a6"/>
              <w:ind w:firstLine="0"/>
              <w:jc w:val="center"/>
              <w:rPr>
                <w:rFonts w:ascii="宋体" w:eastAsia="宋体" w:hAnsi="宋体" w:cs="宋体"/>
              </w:rPr>
            </w:pPr>
            <w:r>
              <w:rPr>
                <w:rFonts w:ascii="宋体" w:eastAsia="宋体" w:hAnsi="宋体" w:cs="宋体" w:hint="eastAsia"/>
              </w:rPr>
              <w:t>136ms</w:t>
            </w:r>
          </w:p>
        </w:tc>
      </w:tr>
      <w:tr w:rsidR="00360E1A" w:rsidTr="00EA2A58">
        <w:trPr>
          <w:trHeight w:val="57"/>
        </w:trPr>
        <w:tc>
          <w:tcPr>
            <w:tcW w:w="822" w:type="dxa"/>
            <w:vAlign w:val="center"/>
          </w:tcPr>
          <w:p w:rsidR="00360E1A" w:rsidRDefault="00360E1A" w:rsidP="00EA2A58">
            <w:pPr>
              <w:pStyle w:val="a6"/>
              <w:ind w:firstLine="0"/>
              <w:jc w:val="center"/>
              <w:rPr>
                <w:rFonts w:ascii="宋体" w:eastAsia="宋体" w:hAnsi="宋体" w:cs="宋体"/>
              </w:rPr>
            </w:pPr>
            <w:r>
              <w:rPr>
                <w:rFonts w:ascii="宋体" w:eastAsia="宋体" w:hAnsi="宋体" w:cs="宋体" w:hint="eastAsia"/>
              </w:rPr>
              <w:t>平均值</w:t>
            </w:r>
          </w:p>
        </w:tc>
        <w:tc>
          <w:tcPr>
            <w:tcW w:w="1134" w:type="dxa"/>
            <w:vAlign w:val="center"/>
          </w:tcPr>
          <w:p w:rsidR="00360E1A" w:rsidRPr="001E284A" w:rsidRDefault="00360E1A" w:rsidP="00EA2A58">
            <w:pPr>
              <w:pStyle w:val="a6"/>
              <w:ind w:firstLine="0"/>
              <w:jc w:val="center"/>
              <w:rPr>
                <w:rFonts w:ascii="宋体" w:eastAsia="宋体" w:hAnsi="宋体" w:cs="宋体"/>
              </w:rPr>
            </w:pPr>
            <w:r>
              <w:rPr>
                <w:rFonts w:ascii="宋体" w:eastAsia="宋体" w:hAnsi="宋体" w:cs="宋体" w:hint="eastAsia"/>
              </w:rPr>
              <w:t>174.2ms</w:t>
            </w:r>
          </w:p>
        </w:tc>
        <w:tc>
          <w:tcPr>
            <w:tcW w:w="1276" w:type="dxa"/>
            <w:vAlign w:val="center"/>
          </w:tcPr>
          <w:p w:rsidR="00360E1A" w:rsidRPr="001E284A" w:rsidRDefault="00360E1A" w:rsidP="00EA2A58">
            <w:pPr>
              <w:pStyle w:val="a6"/>
              <w:ind w:firstLine="0"/>
              <w:jc w:val="center"/>
              <w:rPr>
                <w:rFonts w:ascii="宋体" w:eastAsia="宋体" w:hAnsi="宋体" w:cs="宋体"/>
              </w:rPr>
            </w:pPr>
            <w:r>
              <w:rPr>
                <w:rFonts w:ascii="宋体" w:eastAsia="宋体" w:hAnsi="宋体" w:cs="宋体" w:hint="eastAsia"/>
              </w:rPr>
              <w:t>71ms</w:t>
            </w:r>
          </w:p>
        </w:tc>
        <w:tc>
          <w:tcPr>
            <w:tcW w:w="1217" w:type="dxa"/>
            <w:vAlign w:val="center"/>
          </w:tcPr>
          <w:p w:rsidR="00360E1A" w:rsidRDefault="000A0953" w:rsidP="00EA2A58">
            <w:pPr>
              <w:pStyle w:val="a6"/>
              <w:ind w:firstLine="0"/>
              <w:jc w:val="center"/>
              <w:rPr>
                <w:rFonts w:ascii="宋体" w:eastAsia="宋体" w:hAnsi="宋体" w:cs="宋体"/>
              </w:rPr>
            </w:pPr>
            <w:r>
              <w:rPr>
                <w:rFonts w:ascii="宋体" w:eastAsia="宋体" w:hAnsi="宋体" w:cs="宋体" w:hint="eastAsia"/>
              </w:rPr>
              <w:t>232.2ms</w:t>
            </w:r>
          </w:p>
        </w:tc>
        <w:tc>
          <w:tcPr>
            <w:tcW w:w="1218" w:type="dxa"/>
            <w:vAlign w:val="center"/>
          </w:tcPr>
          <w:p w:rsidR="00360E1A" w:rsidRDefault="000A0953" w:rsidP="00EA2A58">
            <w:pPr>
              <w:pStyle w:val="a6"/>
              <w:ind w:firstLine="0"/>
              <w:jc w:val="center"/>
              <w:rPr>
                <w:rFonts w:ascii="宋体" w:eastAsia="宋体" w:hAnsi="宋体" w:cs="宋体"/>
              </w:rPr>
            </w:pPr>
            <w:r>
              <w:rPr>
                <w:rFonts w:ascii="宋体" w:eastAsia="宋体" w:hAnsi="宋体" w:cs="宋体" w:hint="eastAsia"/>
              </w:rPr>
              <w:t>157.2ms</w:t>
            </w:r>
          </w:p>
        </w:tc>
        <w:tc>
          <w:tcPr>
            <w:tcW w:w="1217" w:type="dxa"/>
            <w:vAlign w:val="center"/>
          </w:tcPr>
          <w:p w:rsidR="00360E1A" w:rsidRDefault="000A0953" w:rsidP="00EA2A58">
            <w:pPr>
              <w:pStyle w:val="a6"/>
              <w:ind w:firstLine="0"/>
              <w:jc w:val="center"/>
              <w:rPr>
                <w:rFonts w:ascii="宋体" w:eastAsia="宋体" w:hAnsi="宋体" w:cs="宋体"/>
              </w:rPr>
            </w:pPr>
            <w:r>
              <w:rPr>
                <w:rFonts w:ascii="宋体" w:eastAsia="宋体" w:hAnsi="宋体" w:cs="宋体" w:hint="eastAsia"/>
              </w:rPr>
              <w:t>204.6ms</w:t>
            </w:r>
          </w:p>
        </w:tc>
        <w:tc>
          <w:tcPr>
            <w:tcW w:w="1218" w:type="dxa"/>
            <w:vAlign w:val="center"/>
          </w:tcPr>
          <w:p w:rsidR="00360E1A" w:rsidRDefault="000A0953" w:rsidP="00EA2A58">
            <w:pPr>
              <w:pStyle w:val="a6"/>
              <w:ind w:firstLine="0"/>
              <w:jc w:val="center"/>
              <w:rPr>
                <w:rFonts w:ascii="宋体" w:eastAsia="宋体" w:hAnsi="宋体" w:cs="宋体"/>
              </w:rPr>
            </w:pPr>
            <w:r>
              <w:rPr>
                <w:rFonts w:ascii="宋体" w:eastAsia="宋体" w:hAnsi="宋体" w:cs="宋体" w:hint="eastAsia"/>
              </w:rPr>
              <w:t>141.4ms</w:t>
            </w:r>
          </w:p>
        </w:tc>
      </w:tr>
      <w:tr w:rsidR="00360E1A" w:rsidTr="00EA2A58">
        <w:trPr>
          <w:trHeight w:val="57"/>
        </w:trPr>
        <w:tc>
          <w:tcPr>
            <w:tcW w:w="822" w:type="dxa"/>
            <w:vAlign w:val="center"/>
          </w:tcPr>
          <w:p w:rsidR="00360E1A" w:rsidRDefault="00360E1A" w:rsidP="00EA2A58">
            <w:pPr>
              <w:pStyle w:val="a6"/>
              <w:ind w:firstLine="0"/>
              <w:jc w:val="center"/>
              <w:rPr>
                <w:rFonts w:ascii="宋体" w:eastAsia="宋体" w:hAnsi="宋体" w:cs="宋体"/>
              </w:rPr>
            </w:pPr>
            <w:r>
              <w:rPr>
                <w:rFonts w:ascii="宋体" w:eastAsia="宋体" w:hAnsi="宋体" w:cs="宋体" w:hint="eastAsia"/>
              </w:rPr>
              <w:t>性能要求</w:t>
            </w:r>
          </w:p>
        </w:tc>
        <w:tc>
          <w:tcPr>
            <w:tcW w:w="1134" w:type="dxa"/>
            <w:vAlign w:val="center"/>
          </w:tcPr>
          <w:p w:rsidR="00360E1A" w:rsidRPr="001E284A" w:rsidRDefault="00360E1A" w:rsidP="00EA2A58">
            <w:pPr>
              <w:pStyle w:val="a6"/>
              <w:ind w:firstLine="0"/>
              <w:jc w:val="center"/>
              <w:rPr>
                <w:rFonts w:ascii="宋体" w:eastAsia="宋体" w:hAnsi="宋体" w:cs="宋体"/>
              </w:rPr>
            </w:pPr>
            <w:r>
              <w:rPr>
                <w:rFonts w:ascii="宋体" w:eastAsia="宋体" w:hAnsi="宋体" w:cs="宋体" w:hint="eastAsia"/>
              </w:rPr>
              <w:t>&lt;=60s</w:t>
            </w:r>
          </w:p>
        </w:tc>
        <w:tc>
          <w:tcPr>
            <w:tcW w:w="1276" w:type="dxa"/>
            <w:vAlign w:val="center"/>
          </w:tcPr>
          <w:p w:rsidR="00360E1A" w:rsidRPr="001E284A" w:rsidRDefault="00360E1A" w:rsidP="00EA2A58">
            <w:pPr>
              <w:pStyle w:val="a6"/>
              <w:ind w:firstLine="0"/>
              <w:jc w:val="center"/>
              <w:rPr>
                <w:rFonts w:ascii="宋体" w:eastAsia="宋体" w:hAnsi="宋体" w:cs="宋体"/>
              </w:rPr>
            </w:pPr>
            <w:r>
              <w:rPr>
                <w:rFonts w:ascii="宋体" w:eastAsia="宋体" w:hAnsi="宋体" w:cs="宋体" w:hint="eastAsia"/>
              </w:rPr>
              <w:t>&lt;=30s</w:t>
            </w:r>
          </w:p>
        </w:tc>
        <w:tc>
          <w:tcPr>
            <w:tcW w:w="1217" w:type="dxa"/>
            <w:vAlign w:val="center"/>
          </w:tcPr>
          <w:p w:rsidR="00360E1A" w:rsidRDefault="00360E1A" w:rsidP="00EA2A58">
            <w:pPr>
              <w:pStyle w:val="a6"/>
              <w:ind w:firstLine="0"/>
              <w:jc w:val="center"/>
              <w:rPr>
                <w:rFonts w:ascii="宋体" w:eastAsia="宋体" w:hAnsi="宋体" w:cs="宋体"/>
              </w:rPr>
            </w:pPr>
          </w:p>
        </w:tc>
        <w:tc>
          <w:tcPr>
            <w:tcW w:w="1218" w:type="dxa"/>
            <w:vAlign w:val="center"/>
          </w:tcPr>
          <w:p w:rsidR="00360E1A" w:rsidRDefault="00360E1A" w:rsidP="00EA2A58">
            <w:pPr>
              <w:pStyle w:val="a6"/>
              <w:ind w:firstLine="0"/>
              <w:jc w:val="center"/>
              <w:rPr>
                <w:rFonts w:ascii="宋体" w:eastAsia="宋体" w:hAnsi="宋体" w:cs="宋体"/>
              </w:rPr>
            </w:pPr>
          </w:p>
        </w:tc>
        <w:tc>
          <w:tcPr>
            <w:tcW w:w="1217" w:type="dxa"/>
            <w:vAlign w:val="center"/>
          </w:tcPr>
          <w:p w:rsidR="00360E1A" w:rsidRDefault="00360E1A" w:rsidP="00EA2A58">
            <w:pPr>
              <w:pStyle w:val="a6"/>
              <w:ind w:firstLine="0"/>
              <w:jc w:val="center"/>
              <w:rPr>
                <w:rFonts w:ascii="宋体" w:eastAsia="宋体" w:hAnsi="宋体" w:cs="宋体"/>
              </w:rPr>
            </w:pPr>
          </w:p>
        </w:tc>
        <w:tc>
          <w:tcPr>
            <w:tcW w:w="1218" w:type="dxa"/>
            <w:vAlign w:val="center"/>
          </w:tcPr>
          <w:p w:rsidR="00360E1A" w:rsidRDefault="00360E1A" w:rsidP="00EA2A58">
            <w:pPr>
              <w:pStyle w:val="a6"/>
              <w:ind w:firstLine="0"/>
              <w:jc w:val="center"/>
              <w:rPr>
                <w:rFonts w:ascii="宋体" w:eastAsia="宋体" w:hAnsi="宋体" w:cs="宋体"/>
              </w:rPr>
            </w:pPr>
          </w:p>
        </w:tc>
      </w:tr>
    </w:tbl>
    <w:p w:rsidR="00694A55" w:rsidRPr="00017ECC" w:rsidRDefault="00694A55" w:rsidP="00017ECC">
      <w:pPr>
        <w:jc w:val="both"/>
        <w:rPr>
          <w:rFonts w:eastAsiaTheme="minorEastAsia"/>
        </w:rPr>
      </w:pPr>
    </w:p>
    <w:p w:rsidR="00694A55" w:rsidRPr="000C660C" w:rsidRDefault="00694A55" w:rsidP="00CB1451">
      <w:pPr>
        <w:pStyle w:val="a6"/>
        <w:numPr>
          <w:ilvl w:val="0"/>
          <w:numId w:val="32"/>
        </w:numPr>
        <w:outlineLvl w:val="0"/>
        <w:rPr>
          <w:rFonts w:ascii="华文黑体" w:eastAsia="华文黑体"/>
          <w:sz w:val="32"/>
          <w:szCs w:val="32"/>
        </w:rPr>
      </w:pPr>
      <w:bookmarkStart w:id="587" w:name="_Toc395797794"/>
      <w:r w:rsidRPr="000C660C">
        <w:rPr>
          <w:rFonts w:ascii="华文黑体" w:eastAsia="华文黑体" w:hint="eastAsia"/>
          <w:sz w:val="32"/>
          <w:szCs w:val="32"/>
        </w:rPr>
        <w:t>测试</w:t>
      </w:r>
      <w:commentRangeStart w:id="588"/>
      <w:r w:rsidRPr="000C660C">
        <w:rPr>
          <w:rFonts w:ascii="华文黑体" w:eastAsia="华文黑体" w:hint="eastAsia"/>
          <w:sz w:val="32"/>
          <w:szCs w:val="32"/>
        </w:rPr>
        <w:t>总结</w:t>
      </w:r>
      <w:bookmarkEnd w:id="587"/>
      <w:commentRangeEnd w:id="588"/>
      <w:r w:rsidR="00905C18">
        <w:rPr>
          <w:rStyle w:val="af7"/>
          <w:rFonts w:eastAsia="宋体"/>
          <w:kern w:val="0"/>
        </w:rPr>
        <w:commentReference w:id="588"/>
      </w:r>
    </w:p>
    <w:p w:rsidR="00694A55" w:rsidRDefault="00694A55" w:rsidP="00CB1451">
      <w:pPr>
        <w:pStyle w:val="a6"/>
        <w:numPr>
          <w:ilvl w:val="0"/>
          <w:numId w:val="33"/>
        </w:numPr>
        <w:outlineLvl w:val="1"/>
        <w:rPr>
          <w:rFonts w:ascii="华文黑体" w:eastAsia="华文黑体"/>
          <w:sz w:val="24"/>
          <w:szCs w:val="24"/>
        </w:rPr>
      </w:pPr>
      <w:bookmarkStart w:id="589" w:name="_Toc395797795"/>
      <w:r w:rsidRPr="000C660C">
        <w:rPr>
          <w:rFonts w:ascii="华文黑体" w:eastAsia="华文黑体" w:hint="eastAsia"/>
          <w:sz w:val="24"/>
          <w:szCs w:val="24"/>
        </w:rPr>
        <w:t>防火墙规则管理</w:t>
      </w:r>
      <w:bookmarkEnd w:id="589"/>
    </w:p>
    <w:p w:rsidR="000C660C" w:rsidRPr="001D0819" w:rsidRDefault="000C660C" w:rsidP="001D0819">
      <w:pPr>
        <w:spacing w:line="360" w:lineRule="auto"/>
        <w:ind w:firstLineChars="200" w:firstLine="420"/>
        <w:jc w:val="both"/>
        <w:rPr>
          <w:rFonts w:asciiTheme="minorEastAsia" w:eastAsiaTheme="minorEastAsia" w:hAnsiTheme="minorEastAsia"/>
          <w:sz w:val="21"/>
          <w:szCs w:val="21"/>
        </w:rPr>
      </w:pPr>
      <w:r w:rsidRPr="001D0819">
        <w:rPr>
          <w:rFonts w:asciiTheme="minorEastAsia" w:eastAsiaTheme="minorEastAsia" w:hAnsiTheme="minorEastAsia" w:hint="eastAsia"/>
          <w:sz w:val="21"/>
          <w:szCs w:val="21"/>
        </w:rPr>
        <w:t>防火墙规则管理的测试重点是防火墙规则的显示、添加、删除、更新和防火墙的打开和</w:t>
      </w:r>
      <w:r w:rsidRPr="001D0819">
        <w:rPr>
          <w:rFonts w:asciiTheme="minorEastAsia" w:eastAsiaTheme="minorEastAsia" w:hAnsiTheme="minorEastAsia" w:hint="eastAsia"/>
          <w:sz w:val="21"/>
          <w:szCs w:val="21"/>
        </w:rPr>
        <w:lastRenderedPageBreak/>
        <w:t>关闭。内容是防火墙规则显示是否准确，是否可以动态的显示防火墙规则的变化。添加、删除或更新防火墙规则能否生效。防火墙的打开功能是否可用。</w:t>
      </w:r>
      <w:r w:rsidR="001D0819" w:rsidRPr="001D0819">
        <w:rPr>
          <w:rFonts w:asciiTheme="minorEastAsia" w:eastAsiaTheme="minorEastAsia" w:hAnsiTheme="minorEastAsia" w:hint="eastAsia"/>
          <w:sz w:val="21"/>
          <w:szCs w:val="21"/>
        </w:rPr>
        <w:t>在测试用例的设计中，分别针对以上各个测试重点进行了测试，测试的结果也都达到了预期。说明系统的防火墙规则管理的功能达到了预期的设计。</w:t>
      </w:r>
    </w:p>
    <w:p w:rsidR="00694A55" w:rsidRDefault="00694A55" w:rsidP="00CB1451">
      <w:pPr>
        <w:pStyle w:val="a6"/>
        <w:numPr>
          <w:ilvl w:val="0"/>
          <w:numId w:val="33"/>
        </w:numPr>
        <w:outlineLvl w:val="1"/>
        <w:rPr>
          <w:rFonts w:ascii="华文黑体" w:eastAsia="华文黑体"/>
          <w:sz w:val="24"/>
          <w:szCs w:val="24"/>
        </w:rPr>
      </w:pPr>
      <w:bookmarkStart w:id="590" w:name="_Toc395797796"/>
      <w:r w:rsidRPr="000C660C">
        <w:rPr>
          <w:rFonts w:ascii="华文黑体" w:eastAsia="华文黑体" w:hint="eastAsia"/>
          <w:sz w:val="24"/>
          <w:szCs w:val="24"/>
        </w:rPr>
        <w:t>流表管理</w:t>
      </w:r>
      <w:bookmarkEnd w:id="590"/>
    </w:p>
    <w:p w:rsidR="00240C49" w:rsidRPr="00240046" w:rsidRDefault="00240C49" w:rsidP="00240046">
      <w:pPr>
        <w:pStyle w:val="a6"/>
        <w:spacing w:line="360" w:lineRule="auto"/>
        <w:ind w:firstLineChars="200"/>
        <w:rPr>
          <w:rFonts w:asciiTheme="minorEastAsia" w:eastAsiaTheme="minorEastAsia" w:hAnsiTheme="minorEastAsia"/>
          <w:sz w:val="21"/>
          <w:szCs w:val="21"/>
        </w:rPr>
      </w:pPr>
      <w:r w:rsidRPr="00240046">
        <w:rPr>
          <w:rFonts w:asciiTheme="minorEastAsia" w:eastAsiaTheme="minorEastAsia" w:hAnsiTheme="minorEastAsia" w:hint="eastAsia"/>
          <w:sz w:val="21"/>
          <w:szCs w:val="21"/>
        </w:rPr>
        <w:t>流表在SDN网络数据包的转发中扮演着重要的作用，对于网络的正常工作是必不可少的。因此方便的流表管理工具对于网络的管理是不可或缺的帮手。</w:t>
      </w:r>
      <w:r w:rsidR="00240046" w:rsidRPr="00240046">
        <w:rPr>
          <w:rFonts w:asciiTheme="minorEastAsia" w:eastAsiaTheme="minorEastAsia" w:hAnsiTheme="minorEastAsia" w:hint="eastAsia"/>
          <w:sz w:val="21"/>
          <w:szCs w:val="21"/>
        </w:rPr>
        <w:t>流表管理主要的内容是流表的显示，添加、删除或更新流表等。对于这些内容，我们设计了相应的测试用例用于测试流表管理是否正常的工作。测试的结果也和我们的预期相符合，说明流表管理是按照我们的预想工作的。</w:t>
      </w:r>
    </w:p>
    <w:p w:rsidR="00694A55" w:rsidRDefault="00694A55" w:rsidP="00CB1451">
      <w:pPr>
        <w:pStyle w:val="a6"/>
        <w:numPr>
          <w:ilvl w:val="0"/>
          <w:numId w:val="33"/>
        </w:numPr>
        <w:outlineLvl w:val="1"/>
        <w:rPr>
          <w:rFonts w:ascii="华文黑体" w:eastAsia="华文黑体"/>
          <w:sz w:val="24"/>
          <w:szCs w:val="24"/>
        </w:rPr>
      </w:pPr>
      <w:bookmarkStart w:id="591" w:name="_Toc395797797"/>
      <w:r w:rsidRPr="000C660C">
        <w:rPr>
          <w:rFonts w:ascii="华文黑体" w:eastAsia="华文黑体" w:hint="eastAsia"/>
          <w:sz w:val="24"/>
          <w:szCs w:val="24"/>
        </w:rPr>
        <w:t>有效DENY规则</w:t>
      </w:r>
      <w:bookmarkEnd w:id="591"/>
    </w:p>
    <w:p w:rsidR="0030286E" w:rsidRDefault="0030286E" w:rsidP="00342DDB">
      <w:pPr>
        <w:spacing w:line="360" w:lineRule="auto"/>
        <w:ind w:firstLineChars="200" w:firstLine="420"/>
        <w:jc w:val="both"/>
        <w:rPr>
          <w:rFonts w:asciiTheme="minorEastAsia" w:eastAsiaTheme="minorEastAsia" w:hAnsiTheme="minorEastAsia"/>
          <w:sz w:val="21"/>
          <w:szCs w:val="21"/>
        </w:rPr>
      </w:pPr>
      <w:r w:rsidRPr="00342DDB">
        <w:rPr>
          <w:rFonts w:asciiTheme="minorEastAsia" w:eastAsiaTheme="minorEastAsia" w:hAnsiTheme="minorEastAsia" w:hint="eastAsia"/>
          <w:sz w:val="21"/>
          <w:szCs w:val="21"/>
        </w:rPr>
        <w:t>控制器中存在许多的防火墙规则，由于优先级的关系其中一些优先级较低防火墙规则无法起作用。找到有效的DENY规则，可以提高冲突检测的效率。测试生成系统初始化的防火墙规则，和动态修改防火墙规则时系统能否生成正确的有效DENY规则。测试结果均与预期的结果相符。</w:t>
      </w:r>
    </w:p>
    <w:p w:rsidR="00841B39" w:rsidRPr="00841B39" w:rsidRDefault="00841B39" w:rsidP="00841B39">
      <w:pPr>
        <w:pStyle w:val="a6"/>
        <w:numPr>
          <w:ilvl w:val="0"/>
          <w:numId w:val="33"/>
        </w:numPr>
        <w:spacing w:line="360" w:lineRule="auto"/>
        <w:outlineLvl w:val="1"/>
        <w:rPr>
          <w:rFonts w:ascii="华文黑体" w:eastAsia="华文黑体" w:hAnsiTheme="minorEastAsia"/>
          <w:sz w:val="24"/>
          <w:szCs w:val="24"/>
        </w:rPr>
      </w:pPr>
      <w:bookmarkStart w:id="592" w:name="_Toc395797798"/>
      <w:del w:id="593" w:author="Windows 用户" w:date="2014-08-18T18:05:00Z">
        <w:r w:rsidRPr="00841B39" w:rsidDel="00905C18">
          <w:rPr>
            <w:rFonts w:ascii="华文黑体" w:eastAsia="华文黑体" w:hAnsiTheme="minorEastAsia" w:hint="eastAsia"/>
            <w:sz w:val="24"/>
            <w:szCs w:val="24"/>
          </w:rPr>
          <w:delText>寻找</w:delText>
        </w:r>
      </w:del>
      <w:proofErr w:type="spellStart"/>
      <w:r w:rsidRPr="00841B39">
        <w:rPr>
          <w:rFonts w:ascii="华文黑体" w:eastAsia="华文黑体" w:hAnsiTheme="minorEastAsia" w:hint="eastAsia"/>
          <w:sz w:val="24"/>
          <w:szCs w:val="24"/>
        </w:rPr>
        <w:t>FlowPath</w:t>
      </w:r>
      <w:bookmarkEnd w:id="592"/>
      <w:commentRangeStart w:id="594"/>
      <w:proofErr w:type="spellEnd"/>
      <w:ins w:id="595" w:author="Windows 用户" w:date="2014-08-18T18:05:00Z">
        <w:r w:rsidR="00905C18">
          <w:rPr>
            <w:rFonts w:ascii="华文黑体" w:eastAsia="华文黑体" w:hAnsiTheme="minorEastAsia" w:hint="eastAsia"/>
            <w:sz w:val="24"/>
            <w:szCs w:val="24"/>
          </w:rPr>
          <w:t>探测</w:t>
        </w:r>
        <w:commentRangeEnd w:id="594"/>
        <w:r w:rsidR="00905C18">
          <w:rPr>
            <w:rStyle w:val="af7"/>
            <w:rFonts w:eastAsia="宋体"/>
            <w:kern w:val="0"/>
          </w:rPr>
          <w:commentReference w:id="594"/>
        </w:r>
      </w:ins>
    </w:p>
    <w:p w:rsidR="00694A55" w:rsidRDefault="00694A55" w:rsidP="00CB1451">
      <w:pPr>
        <w:pStyle w:val="a6"/>
        <w:numPr>
          <w:ilvl w:val="0"/>
          <w:numId w:val="33"/>
        </w:numPr>
        <w:outlineLvl w:val="1"/>
        <w:rPr>
          <w:rFonts w:ascii="华文黑体" w:eastAsia="华文黑体"/>
          <w:sz w:val="24"/>
          <w:szCs w:val="24"/>
        </w:rPr>
      </w:pPr>
      <w:bookmarkStart w:id="596" w:name="_Toc395797799"/>
      <w:r w:rsidRPr="000C660C">
        <w:rPr>
          <w:rFonts w:ascii="华文黑体" w:eastAsia="华文黑体" w:hint="eastAsia"/>
          <w:sz w:val="24"/>
          <w:szCs w:val="24"/>
        </w:rPr>
        <w:t>冲突检测</w:t>
      </w:r>
      <w:bookmarkEnd w:id="596"/>
    </w:p>
    <w:p w:rsidR="0030286E" w:rsidRPr="00342DDB" w:rsidRDefault="00A560BB" w:rsidP="00342DDB">
      <w:pPr>
        <w:spacing w:line="360" w:lineRule="auto"/>
        <w:ind w:firstLineChars="200" w:firstLine="420"/>
        <w:jc w:val="both"/>
        <w:rPr>
          <w:rFonts w:asciiTheme="minorEastAsia" w:eastAsiaTheme="minorEastAsia" w:hAnsiTheme="minorEastAsia"/>
          <w:sz w:val="21"/>
          <w:szCs w:val="21"/>
        </w:rPr>
      </w:pPr>
      <w:r w:rsidRPr="00342DDB">
        <w:rPr>
          <w:rFonts w:asciiTheme="minorEastAsia" w:eastAsiaTheme="minorEastAsia" w:hAnsiTheme="minorEastAsia" w:hint="eastAsia"/>
          <w:sz w:val="21"/>
          <w:szCs w:val="21"/>
        </w:rPr>
        <w:t>冲突检测是找出和防火墙规则相违背的FlowPath，目的是为冲突解决提供帮助。系统初始化的冲突检测和动态修改系统的防火墙规则或流表时的冲突检测功能均得到了我们预期的结果，</w:t>
      </w:r>
    </w:p>
    <w:p w:rsidR="00694A55" w:rsidRDefault="00694A55" w:rsidP="00CB1451">
      <w:pPr>
        <w:pStyle w:val="a6"/>
        <w:numPr>
          <w:ilvl w:val="0"/>
          <w:numId w:val="33"/>
        </w:numPr>
        <w:outlineLvl w:val="1"/>
        <w:rPr>
          <w:rFonts w:ascii="华文黑体" w:eastAsia="华文黑体"/>
          <w:sz w:val="24"/>
          <w:szCs w:val="24"/>
        </w:rPr>
      </w:pPr>
      <w:bookmarkStart w:id="597" w:name="_Toc395797800"/>
      <w:r w:rsidRPr="000C660C">
        <w:rPr>
          <w:rFonts w:ascii="华文黑体" w:eastAsia="华文黑体" w:hint="eastAsia"/>
          <w:sz w:val="24"/>
          <w:szCs w:val="24"/>
        </w:rPr>
        <w:t>冲突解决</w:t>
      </w:r>
      <w:bookmarkEnd w:id="597"/>
    </w:p>
    <w:p w:rsidR="00A560BB" w:rsidRPr="00342DDB" w:rsidRDefault="00024F9C" w:rsidP="00342DDB">
      <w:pPr>
        <w:spacing w:line="360" w:lineRule="auto"/>
        <w:ind w:firstLineChars="200" w:firstLine="420"/>
        <w:jc w:val="both"/>
        <w:rPr>
          <w:rFonts w:asciiTheme="minorEastAsia" w:eastAsiaTheme="minorEastAsia" w:hAnsiTheme="minorEastAsia"/>
          <w:sz w:val="21"/>
          <w:szCs w:val="21"/>
        </w:rPr>
      </w:pPr>
      <w:r w:rsidRPr="00342DDB">
        <w:rPr>
          <w:rFonts w:asciiTheme="minorEastAsia" w:eastAsiaTheme="minorEastAsia" w:hAnsiTheme="minorEastAsia" w:hint="eastAsia"/>
          <w:sz w:val="21"/>
          <w:szCs w:val="21"/>
        </w:rPr>
        <w:t>对于找到的冲突路径，冲图解绝的目的是避免路径和防火墙规则相违背，对此我们可以修改路径。主要有两种方式解决冲突，一是删除所有与冲突路径相关的流表，另一种是在冲突路径的头尾交换机中插入阻断流表。前一种是基于</w:t>
      </w:r>
      <w:r w:rsidR="00865E98">
        <w:rPr>
          <w:rFonts w:asciiTheme="minorEastAsia" w:eastAsiaTheme="minorEastAsia" w:hAnsiTheme="minorEastAsia" w:hint="eastAsia"/>
          <w:sz w:val="21"/>
          <w:szCs w:val="21"/>
        </w:rPr>
        <w:t>IP</w:t>
      </w:r>
      <w:r w:rsidRPr="00342DDB">
        <w:rPr>
          <w:rFonts w:asciiTheme="minorEastAsia" w:eastAsiaTheme="minorEastAsia" w:hAnsiTheme="minorEastAsia" w:hint="eastAsia"/>
          <w:sz w:val="21"/>
          <w:szCs w:val="21"/>
        </w:rPr>
        <w:t>的冲突路径和冲突路径源地址小于等于防火墙规则源地址范围的解决办法，后一种是基于网段的冲突路径源地址大于防火墙规则源地址范围的冲突的解决办法。</w:t>
      </w:r>
      <w:r w:rsidR="00A81C82" w:rsidRPr="00342DDB">
        <w:rPr>
          <w:rFonts w:asciiTheme="minorEastAsia" w:eastAsiaTheme="minorEastAsia" w:hAnsiTheme="minorEastAsia" w:hint="eastAsia"/>
          <w:sz w:val="21"/>
          <w:szCs w:val="21"/>
        </w:rPr>
        <w:t>在测试用例的设计中分别对以上几种情况进行了测试，测试结果也与预期的结果相符合。说明冲突解决功能到达了预想的功能要求。</w:t>
      </w:r>
    </w:p>
    <w:p w:rsidR="00694A55" w:rsidRDefault="00694A55" w:rsidP="00CB1451">
      <w:pPr>
        <w:pStyle w:val="a6"/>
        <w:numPr>
          <w:ilvl w:val="0"/>
          <w:numId w:val="33"/>
        </w:numPr>
        <w:outlineLvl w:val="1"/>
        <w:rPr>
          <w:rFonts w:ascii="华文黑体" w:eastAsia="华文黑体"/>
          <w:sz w:val="24"/>
          <w:szCs w:val="24"/>
        </w:rPr>
      </w:pPr>
      <w:bookmarkStart w:id="598" w:name="_Toc395797801"/>
      <w:r w:rsidRPr="000C660C">
        <w:rPr>
          <w:rFonts w:ascii="华文黑体" w:eastAsia="华文黑体" w:hint="eastAsia"/>
          <w:sz w:val="24"/>
          <w:szCs w:val="24"/>
        </w:rPr>
        <w:t>全局流路径</w:t>
      </w:r>
      <w:bookmarkEnd w:id="598"/>
    </w:p>
    <w:p w:rsidR="00A81C82" w:rsidRPr="00342DDB" w:rsidRDefault="00A81C82" w:rsidP="00342DDB">
      <w:pPr>
        <w:spacing w:line="360" w:lineRule="auto"/>
        <w:ind w:firstLineChars="200" w:firstLine="420"/>
        <w:jc w:val="both"/>
        <w:rPr>
          <w:rFonts w:asciiTheme="minorEastAsia" w:eastAsiaTheme="minorEastAsia" w:hAnsiTheme="minorEastAsia"/>
          <w:sz w:val="21"/>
          <w:szCs w:val="21"/>
        </w:rPr>
      </w:pPr>
      <w:r w:rsidRPr="00342DDB">
        <w:rPr>
          <w:rFonts w:asciiTheme="minorEastAsia" w:eastAsiaTheme="minorEastAsia" w:hAnsiTheme="minorEastAsia" w:hint="eastAsia"/>
          <w:sz w:val="21"/>
          <w:szCs w:val="21"/>
        </w:rPr>
        <w:t>全局流路径是SDN网络中所有静态添加的交换机流表构成的数据包转发路径，找出全局流路径有助于冲突检测和冲突解决。测试结果显示无论是对系统初始化的全局流路径，还是动态修改后产生新的全局流路径，均得到了预期的正确的结果。说明全局流路径的设计达到</w:t>
      </w:r>
      <w:r w:rsidRPr="00342DDB">
        <w:rPr>
          <w:rFonts w:asciiTheme="minorEastAsia" w:eastAsiaTheme="minorEastAsia" w:hAnsiTheme="minorEastAsia" w:hint="eastAsia"/>
          <w:sz w:val="21"/>
          <w:szCs w:val="21"/>
        </w:rPr>
        <w:lastRenderedPageBreak/>
        <w:t>了预期的设计目标。</w:t>
      </w:r>
    </w:p>
    <w:p w:rsidR="00694A55" w:rsidRDefault="00694A55" w:rsidP="00CB1451">
      <w:pPr>
        <w:pStyle w:val="a6"/>
        <w:numPr>
          <w:ilvl w:val="0"/>
          <w:numId w:val="33"/>
        </w:numPr>
        <w:outlineLvl w:val="1"/>
        <w:rPr>
          <w:rFonts w:ascii="华文黑体" w:eastAsia="华文黑体"/>
          <w:sz w:val="24"/>
          <w:szCs w:val="24"/>
        </w:rPr>
      </w:pPr>
      <w:bookmarkStart w:id="599" w:name="_Toc395797802"/>
      <w:r w:rsidRPr="000C660C">
        <w:rPr>
          <w:rFonts w:ascii="华文黑体" w:eastAsia="华文黑体" w:hint="eastAsia"/>
          <w:sz w:val="24"/>
          <w:szCs w:val="24"/>
        </w:rPr>
        <w:t>性能测试</w:t>
      </w:r>
      <w:bookmarkEnd w:id="599"/>
    </w:p>
    <w:p w:rsidR="00A81C82" w:rsidRPr="00342DDB" w:rsidRDefault="00A81C82" w:rsidP="00342DDB">
      <w:pPr>
        <w:spacing w:line="360" w:lineRule="auto"/>
        <w:ind w:firstLineChars="200" w:firstLine="420"/>
        <w:jc w:val="both"/>
        <w:rPr>
          <w:rFonts w:asciiTheme="minorEastAsia" w:eastAsiaTheme="minorEastAsia" w:hAnsiTheme="minorEastAsia"/>
          <w:sz w:val="21"/>
          <w:szCs w:val="21"/>
        </w:rPr>
      </w:pPr>
      <w:r w:rsidRPr="00342DDB">
        <w:rPr>
          <w:rFonts w:asciiTheme="minorEastAsia" w:eastAsiaTheme="minorEastAsia" w:hAnsiTheme="minorEastAsia" w:hint="eastAsia"/>
          <w:sz w:val="21"/>
          <w:szCs w:val="21"/>
        </w:rPr>
        <w:t>通过对系统性能预期要求和实际系统性能对比发</w:t>
      </w:r>
      <w:r w:rsidR="00342DDB" w:rsidRPr="00342DDB">
        <w:rPr>
          <w:rFonts w:asciiTheme="minorEastAsia" w:eastAsiaTheme="minorEastAsia" w:hAnsiTheme="minorEastAsia" w:hint="eastAsia"/>
          <w:sz w:val="21"/>
          <w:szCs w:val="21"/>
        </w:rPr>
        <w:t>现：在给定的足够大的数据量的情况下，系统均能在预期要求的时间内完成功能（详见6.8性能测试）。测试结果说明系统的性能符合系统设计的预期要求。</w:t>
      </w:r>
    </w:p>
    <w:p w:rsidR="0048786D" w:rsidRPr="00694A55" w:rsidRDefault="0048786D" w:rsidP="00694A55">
      <w:pPr>
        <w:jc w:val="both"/>
        <w:rPr>
          <w:rFonts w:ascii="华文黑体" w:eastAsia="华文黑体"/>
          <w:sz w:val="24"/>
          <w:szCs w:val="24"/>
        </w:rPr>
      </w:pPr>
    </w:p>
    <w:sectPr w:rsidR="0048786D" w:rsidRPr="00694A55" w:rsidSect="000A0953">
      <w:footerReference w:type="default" r:id="rId57"/>
      <w:pgSz w:w="11906" w:h="16838"/>
      <w:pgMar w:top="1440" w:right="1800" w:bottom="1440" w:left="1800" w:header="851" w:footer="624" w:gutter="0"/>
      <w:pgNumType w:start="1"/>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Windows 用户" w:date="2014-08-18T18:15:00Z" w:initials="W用">
    <w:p w:rsidR="00905C18" w:rsidRDefault="00905C18">
      <w:pPr>
        <w:pStyle w:val="af8"/>
      </w:pPr>
      <w:r>
        <w:rPr>
          <w:rStyle w:val="af7"/>
        </w:rPr>
        <w:annotationRef/>
      </w:r>
      <w:r>
        <w:rPr>
          <w:rFonts w:hint="eastAsia"/>
        </w:rPr>
        <w:t>这里好像没必要用斜体，不太好看</w:t>
      </w:r>
    </w:p>
  </w:comment>
  <w:comment w:id="310" w:author="Windows 用户" w:date="2014-08-18T18:15:00Z" w:initials="W用">
    <w:p w:rsidR="00905C18" w:rsidRDefault="00905C18">
      <w:pPr>
        <w:pStyle w:val="af8"/>
      </w:pPr>
      <w:r>
        <w:rPr>
          <w:rStyle w:val="af7"/>
        </w:rPr>
        <w:annotationRef/>
      </w:r>
      <w:r>
        <w:rPr>
          <w:rFonts w:hint="eastAsia"/>
        </w:rPr>
        <w:t>这级标题和下级标题之间</w:t>
      </w:r>
      <w:proofErr w:type="gramStart"/>
      <w:r>
        <w:rPr>
          <w:rFonts w:hint="eastAsia"/>
        </w:rPr>
        <w:t>设置些</w:t>
      </w:r>
      <w:proofErr w:type="gramEnd"/>
      <w:r>
        <w:rPr>
          <w:rFonts w:hint="eastAsia"/>
        </w:rPr>
        <w:t>段落间距，否则挤在一起不太美观。这个我改了，其它的地方你改一下</w:t>
      </w:r>
    </w:p>
  </w:comment>
  <w:comment w:id="318" w:author="Windows 用户" w:date="2014-08-18T18:15:00Z" w:initials="W用">
    <w:p w:rsidR="007B3E44" w:rsidRDefault="007B3E44">
      <w:pPr>
        <w:pStyle w:val="af8"/>
      </w:pPr>
      <w:r>
        <w:rPr>
          <w:rStyle w:val="af7"/>
        </w:rPr>
        <w:annotationRef/>
      </w:r>
      <w:r>
        <w:rPr>
          <w:rFonts w:hint="eastAsia"/>
        </w:rPr>
        <w:t>这级标题改成宋体吧，好看些</w:t>
      </w:r>
    </w:p>
  </w:comment>
  <w:comment w:id="316" w:author="Windows 用户" w:date="2014-08-18T18:15:00Z" w:initials="W用">
    <w:p w:rsidR="007B3E44" w:rsidRDefault="007B3E44">
      <w:pPr>
        <w:pStyle w:val="af8"/>
      </w:pPr>
      <w:r>
        <w:rPr>
          <w:rStyle w:val="af7"/>
        </w:rPr>
        <w:annotationRef/>
      </w:r>
      <w:r>
        <w:rPr>
          <w:rFonts w:hint="eastAsia"/>
        </w:rPr>
        <w:t>这里整个写一段文字就可以了，不用这样一个个加标号把内容写出来</w:t>
      </w:r>
    </w:p>
  </w:comment>
  <w:comment w:id="334" w:author="Windows 用户" w:date="2014-08-18T18:15:00Z" w:initials="W用">
    <w:p w:rsidR="007B3E44" w:rsidRDefault="007B3E44">
      <w:pPr>
        <w:pStyle w:val="af8"/>
      </w:pPr>
      <w:r>
        <w:rPr>
          <w:rStyle w:val="af7"/>
        </w:rPr>
        <w:annotationRef/>
      </w:r>
    </w:p>
  </w:comment>
  <w:comment w:id="344" w:author="Windows 用户" w:date="2014-08-18T18:15:00Z" w:initials="W用">
    <w:p w:rsidR="006F501C" w:rsidRDefault="006F501C">
      <w:pPr>
        <w:pStyle w:val="af8"/>
      </w:pPr>
      <w:r>
        <w:rPr>
          <w:rStyle w:val="af7"/>
        </w:rPr>
        <w:annotationRef/>
      </w:r>
      <w:r>
        <w:rPr>
          <w:rFonts w:hint="eastAsia"/>
        </w:rPr>
        <w:t>多了个文本框</w:t>
      </w:r>
    </w:p>
  </w:comment>
  <w:comment w:id="333" w:author="Windows 用户" w:date="2014-08-18T18:15:00Z" w:initials="W用">
    <w:p w:rsidR="007B3E44" w:rsidRDefault="007B3E44">
      <w:pPr>
        <w:pStyle w:val="af8"/>
      </w:pPr>
      <w:r>
        <w:rPr>
          <w:rStyle w:val="af7"/>
        </w:rPr>
        <w:annotationRef/>
      </w:r>
      <w:r>
        <w:rPr>
          <w:rFonts w:hint="eastAsia"/>
        </w:rPr>
        <w:t>这部分也是用一段或者几段</w:t>
      </w:r>
      <w:proofErr w:type="gramStart"/>
      <w:r>
        <w:rPr>
          <w:rFonts w:hint="eastAsia"/>
        </w:rPr>
        <w:t>话把总</w:t>
      </w:r>
      <w:proofErr w:type="gramEnd"/>
      <w:r>
        <w:rPr>
          <w:rFonts w:hint="eastAsia"/>
        </w:rPr>
        <w:t>的原理写下就可以了，不同一个个写</w:t>
      </w:r>
    </w:p>
  </w:comment>
  <w:comment w:id="347" w:author="Windows 用户" w:date="2014-08-18T18:15:00Z" w:initials="W用">
    <w:p w:rsidR="006F501C" w:rsidRDefault="006F501C">
      <w:pPr>
        <w:pStyle w:val="af8"/>
      </w:pPr>
      <w:r>
        <w:rPr>
          <w:rStyle w:val="af7"/>
        </w:rPr>
        <w:annotationRef/>
      </w:r>
      <w:r>
        <w:rPr>
          <w:rFonts w:hint="eastAsia"/>
        </w:rPr>
        <w:t>既然有这个表格，就填一下</w:t>
      </w:r>
      <w:r>
        <w:rPr>
          <w:rFonts w:hint="eastAsia"/>
        </w:rPr>
        <w:t xml:space="preserve"> </w:t>
      </w:r>
    </w:p>
  </w:comment>
  <w:comment w:id="350" w:author="Windows 用户" w:date="2014-08-18T18:15:00Z" w:initials="W用">
    <w:p w:rsidR="007B3E44" w:rsidRDefault="007B3E44">
      <w:pPr>
        <w:pStyle w:val="af8"/>
      </w:pPr>
      <w:r>
        <w:rPr>
          <w:rStyle w:val="af7"/>
        </w:rPr>
        <w:annotationRef/>
      </w:r>
      <w:r>
        <w:rPr>
          <w:rFonts w:hint="eastAsia"/>
        </w:rPr>
        <w:t>这里请画个表格</w:t>
      </w:r>
    </w:p>
  </w:comment>
  <w:comment w:id="352" w:author="Windows 用户" w:date="2014-08-18T18:15:00Z" w:initials="W用">
    <w:p w:rsidR="007B3E44" w:rsidRDefault="007B3E44">
      <w:pPr>
        <w:pStyle w:val="af8"/>
      </w:pPr>
      <w:r>
        <w:rPr>
          <w:rStyle w:val="af7"/>
        </w:rPr>
        <w:annotationRef/>
      </w:r>
    </w:p>
  </w:comment>
  <w:comment w:id="394" w:author="Windows 用户" w:date="2014-08-18T18:15:00Z" w:initials="W用">
    <w:p w:rsidR="006F501C" w:rsidRDefault="006F501C">
      <w:pPr>
        <w:pStyle w:val="af8"/>
      </w:pPr>
      <w:r>
        <w:rPr>
          <w:rStyle w:val="af7"/>
        </w:rPr>
        <w:annotationRef/>
      </w:r>
      <w:r>
        <w:rPr>
          <w:rFonts w:hint="eastAsia"/>
        </w:rPr>
        <w:t>这个和</w:t>
      </w:r>
      <w:proofErr w:type="spellStart"/>
      <w:r>
        <w:rPr>
          <w:rFonts w:hint="eastAsia"/>
        </w:rPr>
        <w:t>flowpath</w:t>
      </w:r>
      <w:proofErr w:type="spellEnd"/>
      <w:r>
        <w:rPr>
          <w:rFonts w:hint="eastAsia"/>
        </w:rPr>
        <w:t>探测有什么区别？</w:t>
      </w:r>
    </w:p>
  </w:comment>
  <w:comment w:id="397" w:author="Windows 用户" w:date="2014-08-18T18:15:00Z" w:initials="W用">
    <w:p w:rsidR="00905C18" w:rsidRDefault="00905C18">
      <w:pPr>
        <w:pStyle w:val="af8"/>
      </w:pPr>
      <w:r>
        <w:rPr>
          <w:rStyle w:val="af7"/>
        </w:rPr>
        <w:annotationRef/>
      </w:r>
      <w:r>
        <w:rPr>
          <w:rFonts w:hint="eastAsia"/>
        </w:rPr>
        <w:t>这一部分是我们的测试条件吧，上来就说系统初始化好像不太准确</w:t>
      </w:r>
    </w:p>
  </w:comment>
  <w:comment w:id="403" w:author="Windows 用户" w:date="2014-08-18T18:15:00Z" w:initials="W用">
    <w:p w:rsidR="006F501C" w:rsidRDefault="006F501C">
      <w:pPr>
        <w:pStyle w:val="af8"/>
      </w:pPr>
      <w:r>
        <w:rPr>
          <w:rStyle w:val="af7"/>
        </w:rPr>
        <w:annotationRef/>
      </w:r>
      <w:r>
        <w:rPr>
          <w:rFonts w:hint="eastAsia"/>
        </w:rPr>
        <w:t>这一部分的标题未加粗</w:t>
      </w:r>
    </w:p>
  </w:comment>
  <w:comment w:id="408" w:author="Windows 用户" w:date="2014-08-18T18:15:00Z" w:initials="W用">
    <w:p w:rsidR="00905C18" w:rsidRDefault="00905C18">
      <w:pPr>
        <w:pStyle w:val="af8"/>
      </w:pPr>
      <w:r>
        <w:rPr>
          <w:rStyle w:val="af7"/>
        </w:rPr>
        <w:annotationRef/>
      </w:r>
      <w:r>
        <w:rPr>
          <w:rStyle w:val="af7"/>
          <w:rFonts w:hint="eastAsia"/>
        </w:rPr>
        <w:t>这个是什么意思？</w:t>
      </w:r>
    </w:p>
  </w:comment>
  <w:comment w:id="457" w:author="Windows 用户" w:date="2014-08-18T18:15:00Z" w:initials="W用">
    <w:p w:rsidR="00905C18" w:rsidRDefault="00905C18">
      <w:pPr>
        <w:pStyle w:val="af8"/>
      </w:pPr>
      <w:r>
        <w:rPr>
          <w:rStyle w:val="af7"/>
        </w:rPr>
        <w:annotationRef/>
      </w:r>
      <w:r>
        <w:rPr>
          <w:rFonts w:hint="eastAsia"/>
        </w:rPr>
        <w:t>这个和上一个有什么区别？</w:t>
      </w:r>
    </w:p>
  </w:comment>
  <w:comment w:id="464" w:author="Windows 用户" w:date="2014-08-18T18:15:00Z" w:initials="W用">
    <w:p w:rsidR="00905C18" w:rsidRDefault="00905C18">
      <w:pPr>
        <w:pStyle w:val="af8"/>
      </w:pPr>
      <w:r>
        <w:rPr>
          <w:rStyle w:val="af7"/>
        </w:rPr>
        <w:annotationRef/>
      </w:r>
      <w:r>
        <w:rPr>
          <w:rFonts w:hint="eastAsia"/>
        </w:rPr>
        <w:t>同上</w:t>
      </w:r>
    </w:p>
  </w:comment>
  <w:comment w:id="485" w:author="Windows 用户" w:date="2014-08-18T18:15:00Z" w:initials="W用">
    <w:p w:rsidR="00905C18" w:rsidRDefault="00905C18">
      <w:pPr>
        <w:pStyle w:val="af8"/>
      </w:pPr>
      <w:r>
        <w:rPr>
          <w:rStyle w:val="af7"/>
        </w:rPr>
        <w:annotationRef/>
      </w:r>
    </w:p>
  </w:comment>
  <w:comment w:id="495" w:author="Windows 用户" w:date="2014-08-18T18:15:00Z" w:initials="W用">
    <w:p w:rsidR="00905C18" w:rsidRDefault="00905C18">
      <w:pPr>
        <w:pStyle w:val="af8"/>
      </w:pPr>
      <w:r>
        <w:rPr>
          <w:rStyle w:val="af7"/>
        </w:rPr>
        <w:annotationRef/>
      </w:r>
      <w:r>
        <w:rPr>
          <w:rFonts w:hint="eastAsia"/>
        </w:rPr>
        <w:t>图的标注字体有点大，另外需要用斜体吗？</w:t>
      </w:r>
    </w:p>
  </w:comment>
  <w:comment w:id="554" w:author="Windows 用户" w:date="2014-08-18T18:15:00Z" w:initials="W用">
    <w:p w:rsidR="00905C18" w:rsidRDefault="00905C18">
      <w:pPr>
        <w:pStyle w:val="af8"/>
      </w:pPr>
      <w:r>
        <w:rPr>
          <w:rStyle w:val="af7"/>
        </w:rPr>
        <w:annotationRef/>
      </w:r>
      <w:r>
        <w:rPr>
          <w:rFonts w:hint="eastAsia"/>
        </w:rPr>
        <w:t>格式</w:t>
      </w:r>
    </w:p>
  </w:comment>
  <w:comment w:id="584" w:author="Windows 用户" w:date="2014-08-18T18:15:00Z" w:initials="W用">
    <w:p w:rsidR="00905C18" w:rsidRDefault="00905C18">
      <w:pPr>
        <w:pStyle w:val="af8"/>
      </w:pPr>
      <w:r>
        <w:rPr>
          <w:rStyle w:val="af7"/>
        </w:rPr>
        <w:annotationRef/>
      </w:r>
    </w:p>
  </w:comment>
  <w:comment w:id="588" w:author="Windows 用户" w:date="2014-08-18T18:15:00Z" w:initials="W用">
    <w:p w:rsidR="00905C18" w:rsidRDefault="00905C18">
      <w:pPr>
        <w:pStyle w:val="af8"/>
      </w:pPr>
      <w:r>
        <w:rPr>
          <w:rStyle w:val="af7"/>
        </w:rPr>
        <w:annotationRef/>
      </w:r>
      <w:r>
        <w:rPr>
          <w:rFonts w:hint="eastAsia"/>
        </w:rPr>
        <w:t>目前测试过程中有没有什么问题，可以在这部分写一下</w:t>
      </w:r>
    </w:p>
  </w:comment>
  <w:comment w:id="594" w:author="Windows 用户" w:date="2014-08-18T18:15:00Z" w:initials="W用">
    <w:p w:rsidR="00905C18" w:rsidRDefault="00905C18">
      <w:pPr>
        <w:pStyle w:val="af8"/>
      </w:pPr>
      <w:r>
        <w:rPr>
          <w:rStyle w:val="af7"/>
        </w:rPr>
        <w:annotationRef/>
      </w:r>
      <w:r>
        <w:rPr>
          <w:rFonts w:hint="eastAsia"/>
        </w:rPr>
        <w:t>这个没写</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501C" w:rsidRDefault="006F501C" w:rsidP="00CE4CAC">
      <w:r>
        <w:separator/>
      </w:r>
    </w:p>
  </w:endnote>
  <w:endnote w:type="continuationSeparator" w:id="0">
    <w:p w:rsidR="006F501C" w:rsidRDefault="006F501C" w:rsidP="00CE4CA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ohit Hindi">
    <w:altName w:val="MS Mincho"/>
    <w:charset w:val="80"/>
    <w:family w:val="auto"/>
    <w:pitch w:val="default"/>
    <w:sig w:usb0="00000000" w:usb1="00000000" w:usb2="00000000" w:usb3="00000000" w:csb0="00000000" w:csb1="00000000"/>
  </w:font>
  <w:font w:name="WenQuanYi Zen Hei">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华文黑体">
    <w:altName w:val="黑体"/>
    <w:panose1 w:val="00000000000000000000"/>
    <w:charset w:val="86"/>
    <w:family w:val="modern"/>
    <w:notTrueType/>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501C" w:rsidRDefault="006F501C" w:rsidP="00CF3AAF">
    <w:pPr>
      <w:pStyle w:val="ab"/>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501C" w:rsidRDefault="006F501C" w:rsidP="000A0953">
    <w:r>
      <w:rPr>
        <w:rFonts w:hint="eastAsia"/>
      </w:rPr>
      <w:t>2014</w:t>
    </w:r>
    <w:r>
      <w:rPr>
        <w:rFonts w:hint="eastAsia"/>
      </w:rPr>
      <w:t>年</w:t>
    </w:r>
    <w:r>
      <w:rPr>
        <w:rFonts w:hint="eastAsia"/>
      </w:rPr>
      <w:t>8</w:t>
    </w:r>
    <w:r>
      <w:rPr>
        <w:rFonts w:hint="eastAsia"/>
      </w:rPr>
      <w:t>月</w:t>
    </w:r>
    <w:r>
      <w:rPr>
        <w:rFonts w:hint="eastAsia"/>
      </w:rPr>
      <w:t>14</w:t>
    </w:r>
    <w:r>
      <w:rPr>
        <w:rFonts w:hint="eastAsia"/>
      </w:rPr>
      <w:t>日</w:t>
    </w:r>
    <w:r>
      <w:ptab w:relativeTo="margin" w:alignment="center" w:leader="none"/>
    </w:r>
    <w:r w:rsidRPr="00694A55">
      <w:rPr>
        <w:rFonts w:hint="eastAsia"/>
      </w:rPr>
      <w:t>华为机密，未经许可不得扩散</w:t>
    </w:r>
    <w:r>
      <w:ptab w:relativeTo="margin" w:alignment="right" w:leader="none"/>
    </w:r>
    <w:sdt>
      <w:sdtPr>
        <w:id w:val="3174282"/>
        <w:docPartObj>
          <w:docPartGallery w:val="Page Numbers (Top of Page)"/>
          <w:docPartUnique/>
        </w:docPartObj>
      </w:sdtPr>
      <w:sdtContent>
        <w:r>
          <w:rPr>
            <w:lang w:val="zh-CN"/>
          </w:rPr>
          <w:t xml:space="preserve"> </w:t>
        </w:r>
        <w:sdt>
          <w:sdtPr>
            <w:id w:val="3174283"/>
            <w:docPartObj>
              <w:docPartGallery w:val="Page Numbers (Top of Page)"/>
              <w:docPartUnique/>
            </w:docPartObj>
          </w:sdtPr>
          <w:sdtContent>
            <w:r w:rsidRPr="000A0953">
              <w:rPr>
                <w:lang w:val="zh-CN"/>
              </w:rPr>
              <w:fldChar w:fldCharType="begin"/>
            </w:r>
            <w:r w:rsidRPr="000A0953">
              <w:rPr>
                <w:lang w:val="zh-CN"/>
              </w:rPr>
              <w:instrText xml:space="preserve"> PAGE   \* MERGEFORMAT </w:instrText>
            </w:r>
            <w:r w:rsidRPr="000A0953">
              <w:rPr>
                <w:lang w:val="zh-CN"/>
              </w:rPr>
              <w:fldChar w:fldCharType="separate"/>
            </w:r>
            <w:r w:rsidR="00D34A5C">
              <w:rPr>
                <w:noProof/>
                <w:lang w:val="zh-CN"/>
              </w:rPr>
              <w:t>IV</w:t>
            </w:r>
            <w:r w:rsidRPr="000A0953">
              <w:rPr>
                <w:lang w:val="zh-CN"/>
              </w:rPr>
              <w:fldChar w:fldCharType="end"/>
            </w:r>
          </w:sdtContent>
        </w:sdt>
      </w:sdtContent>
    </w:sdt>
  </w:p>
  <w:p w:rsidR="006F501C" w:rsidRDefault="006F501C" w:rsidP="000A0953"/>
  <w:p w:rsidR="006F501C" w:rsidRDefault="006F501C" w:rsidP="000A0953"/>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501C" w:rsidRDefault="006F501C">
    <w:r>
      <w:rPr>
        <w:rFonts w:hint="eastAsia"/>
      </w:rPr>
      <w:t>2014</w:t>
    </w:r>
    <w:r>
      <w:rPr>
        <w:rFonts w:hint="eastAsia"/>
      </w:rPr>
      <w:t>年</w:t>
    </w:r>
    <w:r>
      <w:rPr>
        <w:rFonts w:hint="eastAsia"/>
      </w:rPr>
      <w:t>8</w:t>
    </w:r>
    <w:r>
      <w:rPr>
        <w:rFonts w:hint="eastAsia"/>
      </w:rPr>
      <w:t>月</w:t>
    </w:r>
    <w:r>
      <w:rPr>
        <w:rFonts w:hint="eastAsia"/>
      </w:rPr>
      <w:t>14</w:t>
    </w:r>
    <w:r>
      <w:rPr>
        <w:rFonts w:hint="eastAsia"/>
      </w:rPr>
      <w:t>日</w:t>
    </w:r>
    <w:r>
      <w:ptab w:relativeTo="margin" w:alignment="center" w:leader="none"/>
    </w:r>
    <w:r w:rsidRPr="00694A55">
      <w:rPr>
        <w:rFonts w:hint="eastAsia"/>
      </w:rPr>
      <w:t>华为机密，未经许可不得扩散</w:t>
    </w:r>
    <w:r>
      <w:ptab w:relativeTo="margin" w:alignment="right" w:leader="none"/>
    </w:r>
    <w:sdt>
      <w:sdtPr>
        <w:id w:val="3174195"/>
        <w:docPartObj>
          <w:docPartGallery w:val="Page Numbers (Top of Page)"/>
          <w:docPartUnique/>
        </w:docPartObj>
      </w:sdtPr>
      <w:sdtContent>
        <w:r>
          <w:rPr>
            <w:lang w:val="zh-CN"/>
          </w:rPr>
          <w:t xml:space="preserve"> </w:t>
        </w:r>
        <w:sdt>
          <w:sdtPr>
            <w:id w:val="3174215"/>
            <w:docPartObj>
              <w:docPartGallery w:val="Page Numbers (Top of Page)"/>
              <w:docPartUnique/>
            </w:docPartObj>
          </w:sdtPr>
          <w:sdtContent>
            <w:r>
              <w:rPr>
                <w:lang w:val="zh-CN"/>
              </w:rPr>
              <w:t xml:space="preserve"> </w:t>
            </w:r>
            <w:sdt>
              <w:sdtPr>
                <w:id w:val="3174234"/>
                <w:docPartObj>
                  <w:docPartGallery w:val="Page Numbers (Top of Page)"/>
                  <w:docPartUnique/>
                </w:docPartObj>
              </w:sdtPr>
              <w:sdtContent>
                <w:r>
                  <w:rPr>
                    <w:lang w:val="zh-CN"/>
                  </w:rPr>
                  <w:t xml:space="preserve"> </w:t>
                </w:r>
                <w:fldSimple w:instr=" PAGE ">
                  <w:r w:rsidR="00D34A5C">
                    <w:rPr>
                      <w:noProof/>
                    </w:rPr>
                    <w:t>3</w:t>
                  </w:r>
                </w:fldSimple>
                <w:r>
                  <w:rPr>
                    <w:lang w:val="zh-CN"/>
                  </w:rPr>
                  <w:t xml:space="preserve"> </w:t>
                </w:r>
              </w:sdtContent>
            </w:sdt>
          </w:sdtContent>
        </w:sdt>
      </w:sdtContent>
    </w:sdt>
  </w:p>
  <w:p w:rsidR="006F501C" w:rsidRDefault="006F501C" w:rsidP="00CF3AAF">
    <w:pPr>
      <w:pStyle w:val="ab"/>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501C" w:rsidRDefault="006F501C" w:rsidP="00CE4CAC">
      <w:r>
        <w:separator/>
      </w:r>
    </w:p>
  </w:footnote>
  <w:footnote w:type="continuationSeparator" w:id="0">
    <w:p w:rsidR="006F501C" w:rsidRDefault="006F501C" w:rsidP="00CE4CA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501C" w:rsidRDefault="006F501C">
    <w:pPr>
      <w:pStyle w:val="aa"/>
    </w:pPr>
    <w:r w:rsidRPr="00342DDB">
      <w:rPr>
        <w:noProof/>
      </w:rPr>
      <w:drawing>
        <wp:inline distT="0" distB="0" distL="0" distR="0">
          <wp:extent cx="414655" cy="414655"/>
          <wp:effectExtent l="19050" t="0" r="4445" b="0"/>
          <wp:docPr id="2" name="图片 8"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HW_POS_RGB_Vertical"/>
                  <pic:cNvPicPr>
                    <a:picLocks noChangeAspect="1" noChangeArrowheads="1"/>
                  </pic:cNvPicPr>
                </pic:nvPicPr>
                <pic:blipFill>
                  <a:blip r:embed="rId1"/>
                  <a:srcRect/>
                  <a:stretch>
                    <a:fillRect/>
                  </a:stretch>
                </pic:blipFill>
                <pic:spPr bwMode="auto">
                  <a:xfrm>
                    <a:off x="0" y="0"/>
                    <a:ext cx="414655" cy="414655"/>
                  </a:xfrm>
                  <a:prstGeom prst="rect">
                    <a:avLst/>
                  </a:prstGeom>
                  <a:noFill/>
                  <a:ln w="9525">
                    <a:noFill/>
                    <a:miter lim="800000"/>
                    <a:headEnd/>
                    <a:tailEnd/>
                  </a:ln>
                </pic:spPr>
              </pic:pic>
            </a:graphicData>
          </a:graphic>
        </wp:inline>
      </w:drawing>
    </w:r>
    <w:r>
      <w:ptab w:relativeTo="margin" w:alignment="center" w:leader="none"/>
    </w:r>
    <w:r w:rsidRPr="00342DDB">
      <w:rPr>
        <w:rFonts w:hint="eastAsia"/>
      </w:rPr>
      <w:t>SDN</w:t>
    </w:r>
    <w:r w:rsidRPr="00342DDB">
      <w:rPr>
        <w:rFonts w:hint="eastAsia"/>
      </w:rPr>
      <w:t>安全策略冲突检测项目测试报告</w:t>
    </w:r>
    <w:r>
      <w:ptab w:relativeTo="margin" w:alignment="right" w:leader="none"/>
    </w:r>
    <w:r w:rsidRPr="00342DDB">
      <w:rPr>
        <w:rFonts w:hint="eastAsia"/>
      </w:rPr>
      <w:t>文档密级：秘密</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501C" w:rsidRDefault="006F501C">
    <w:pPr>
      <w:pStyle w:val="aa"/>
    </w:pPr>
    <w:r w:rsidRPr="00342DDB">
      <w:rPr>
        <w:noProof/>
      </w:rPr>
      <w:drawing>
        <wp:inline distT="0" distB="0" distL="0" distR="0">
          <wp:extent cx="414655" cy="414655"/>
          <wp:effectExtent l="19050" t="0" r="4445" b="0"/>
          <wp:docPr id="17" name="图片 8"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HW_POS_RGB_Vertical"/>
                  <pic:cNvPicPr>
                    <a:picLocks noChangeAspect="1" noChangeArrowheads="1"/>
                  </pic:cNvPicPr>
                </pic:nvPicPr>
                <pic:blipFill>
                  <a:blip r:embed="rId1"/>
                  <a:srcRect/>
                  <a:stretch>
                    <a:fillRect/>
                  </a:stretch>
                </pic:blipFill>
                <pic:spPr bwMode="auto">
                  <a:xfrm>
                    <a:off x="0" y="0"/>
                    <a:ext cx="414655" cy="414655"/>
                  </a:xfrm>
                  <a:prstGeom prst="rect">
                    <a:avLst/>
                  </a:prstGeom>
                  <a:noFill/>
                  <a:ln w="9525">
                    <a:noFill/>
                    <a:miter lim="800000"/>
                    <a:headEnd/>
                    <a:tailEnd/>
                  </a:ln>
                </pic:spPr>
              </pic:pic>
            </a:graphicData>
          </a:graphic>
        </wp:inline>
      </w:drawing>
    </w:r>
    <w:r>
      <w:ptab w:relativeTo="margin" w:alignment="center" w:leader="none"/>
    </w:r>
    <w:r w:rsidRPr="00342DDB">
      <w:rPr>
        <w:rFonts w:hint="eastAsia"/>
      </w:rPr>
      <w:t>SDN</w:t>
    </w:r>
    <w:r w:rsidRPr="00342DDB">
      <w:rPr>
        <w:rFonts w:hint="eastAsia"/>
      </w:rPr>
      <w:t>安全策略冲突检测项目测试报告</w:t>
    </w:r>
    <w:r>
      <w:ptab w:relativeTo="margin" w:alignment="right" w:leader="none"/>
    </w:r>
    <w:r w:rsidRPr="00342DDB">
      <w:rPr>
        <w:rFonts w:hint="eastAsia"/>
      </w:rPr>
      <w:t>文档密级：秘密</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914A0"/>
    <w:multiLevelType w:val="hybridMultilevel"/>
    <w:tmpl w:val="9E8E232C"/>
    <w:lvl w:ilvl="0" w:tplc="019AB678">
      <w:start w:val="5"/>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D43F24"/>
    <w:multiLevelType w:val="hybridMultilevel"/>
    <w:tmpl w:val="78863344"/>
    <w:lvl w:ilvl="0" w:tplc="EEC0F240">
      <w:start w:val="2"/>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8D258C5"/>
    <w:multiLevelType w:val="hybridMultilevel"/>
    <w:tmpl w:val="9976E700"/>
    <w:lvl w:ilvl="0" w:tplc="DF8C9978">
      <w:start w:val="4"/>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8F64881"/>
    <w:multiLevelType w:val="hybridMultilevel"/>
    <w:tmpl w:val="9752BE6E"/>
    <w:lvl w:ilvl="0" w:tplc="18DC088C">
      <w:start w:val="2"/>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9CF4B1C"/>
    <w:multiLevelType w:val="hybridMultilevel"/>
    <w:tmpl w:val="AC129F3A"/>
    <w:lvl w:ilvl="0" w:tplc="57A6F83C">
      <w:start w:val="5"/>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DE52066"/>
    <w:multiLevelType w:val="hybridMultilevel"/>
    <w:tmpl w:val="C5B2D2B8"/>
    <w:lvl w:ilvl="0" w:tplc="15EC4232">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E85377"/>
    <w:multiLevelType w:val="hybridMultilevel"/>
    <w:tmpl w:val="725C9280"/>
    <w:lvl w:ilvl="0" w:tplc="DE109EE4">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081057"/>
    <w:multiLevelType w:val="hybridMultilevel"/>
    <w:tmpl w:val="2FA8C2C2"/>
    <w:lvl w:ilvl="0" w:tplc="1C30BC92">
      <w:start w:val="1"/>
      <w:numFmt w:val="decimal"/>
      <w:lvlText w:val="4.%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81146C1"/>
    <w:multiLevelType w:val="hybridMultilevel"/>
    <w:tmpl w:val="53D20AB4"/>
    <w:lvl w:ilvl="0" w:tplc="E09A36B0">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C23083D"/>
    <w:multiLevelType w:val="hybridMultilevel"/>
    <w:tmpl w:val="3760C4E2"/>
    <w:lvl w:ilvl="0" w:tplc="F5B25CD8">
      <w:start w:val="2"/>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D926A99"/>
    <w:multiLevelType w:val="hybridMultilevel"/>
    <w:tmpl w:val="7F48933C"/>
    <w:lvl w:ilvl="0" w:tplc="8E34C836">
      <w:start w:val="1"/>
      <w:numFmt w:val="decimal"/>
      <w:lvlText w:val="6.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9F630F"/>
    <w:multiLevelType w:val="hybridMultilevel"/>
    <w:tmpl w:val="3502E552"/>
    <w:lvl w:ilvl="0" w:tplc="D42045B4">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EFB09EA"/>
    <w:multiLevelType w:val="hybridMultilevel"/>
    <w:tmpl w:val="BD44716E"/>
    <w:lvl w:ilvl="0" w:tplc="7F882090">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090502E"/>
    <w:multiLevelType w:val="hybridMultilevel"/>
    <w:tmpl w:val="B942B9A2"/>
    <w:lvl w:ilvl="0" w:tplc="7BD64326">
      <w:start w:val="2"/>
      <w:numFmt w:val="decimal"/>
      <w:lvlText w:val="6.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B47547C"/>
    <w:multiLevelType w:val="multilevel"/>
    <w:tmpl w:val="D28AB2C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412A1D23"/>
    <w:multiLevelType w:val="hybridMultilevel"/>
    <w:tmpl w:val="EEA4BECA"/>
    <w:lvl w:ilvl="0" w:tplc="62F02360">
      <w:start w:val="7"/>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8FD66CF"/>
    <w:multiLevelType w:val="hybridMultilevel"/>
    <w:tmpl w:val="8A1606BC"/>
    <w:lvl w:ilvl="0" w:tplc="81EE3026">
      <w:start w:val="3"/>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A1A1727"/>
    <w:multiLevelType w:val="hybridMultilevel"/>
    <w:tmpl w:val="CDD02454"/>
    <w:lvl w:ilvl="0" w:tplc="4334768E">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BB35BA9"/>
    <w:multiLevelType w:val="hybridMultilevel"/>
    <w:tmpl w:val="BE0A248A"/>
    <w:lvl w:ilvl="0" w:tplc="32D0CCBC">
      <w:start w:val="6"/>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C2273C7"/>
    <w:multiLevelType w:val="hybridMultilevel"/>
    <w:tmpl w:val="F7984C5A"/>
    <w:lvl w:ilvl="0" w:tplc="9DA8D840">
      <w:start w:val="2"/>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C3147F6"/>
    <w:multiLevelType w:val="hybridMultilevel"/>
    <w:tmpl w:val="EE6A05A0"/>
    <w:lvl w:ilvl="0" w:tplc="D0E20C78">
      <w:start w:val="3"/>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E69527A"/>
    <w:multiLevelType w:val="hybridMultilevel"/>
    <w:tmpl w:val="CF1ABF62"/>
    <w:lvl w:ilvl="0" w:tplc="AD682102">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4F21C88"/>
    <w:multiLevelType w:val="hybridMultilevel"/>
    <w:tmpl w:val="A296002A"/>
    <w:lvl w:ilvl="0" w:tplc="76B22220">
      <w:start w:val="2"/>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5CC4D2B"/>
    <w:multiLevelType w:val="hybridMultilevel"/>
    <w:tmpl w:val="66A890B8"/>
    <w:lvl w:ilvl="0" w:tplc="3CE6CFF6">
      <w:start w:val="3"/>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7703D22"/>
    <w:multiLevelType w:val="hybridMultilevel"/>
    <w:tmpl w:val="61DCAE6C"/>
    <w:lvl w:ilvl="0" w:tplc="853A88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07530F9"/>
    <w:multiLevelType w:val="hybridMultilevel"/>
    <w:tmpl w:val="1B7263DC"/>
    <w:lvl w:ilvl="0" w:tplc="00F8A210">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1BB14AE"/>
    <w:multiLevelType w:val="hybridMultilevel"/>
    <w:tmpl w:val="A2F4EAB0"/>
    <w:lvl w:ilvl="0" w:tplc="B1663224">
      <w:start w:val="1"/>
      <w:numFmt w:val="decimal"/>
      <w:lvlText w:val="6.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22C7B43"/>
    <w:multiLevelType w:val="hybridMultilevel"/>
    <w:tmpl w:val="AEE625E6"/>
    <w:lvl w:ilvl="0" w:tplc="580E6810">
      <w:start w:val="1"/>
      <w:numFmt w:val="decimal"/>
      <w:lvlText w:val="6.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59A0B80"/>
    <w:multiLevelType w:val="hybridMultilevel"/>
    <w:tmpl w:val="BAE43804"/>
    <w:lvl w:ilvl="0" w:tplc="C7ACA288">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EB975CF"/>
    <w:multiLevelType w:val="hybridMultilevel"/>
    <w:tmpl w:val="91E80D70"/>
    <w:lvl w:ilvl="0" w:tplc="6EF40ECA">
      <w:start w:val="7"/>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EC53940"/>
    <w:multiLevelType w:val="hybridMultilevel"/>
    <w:tmpl w:val="F2626036"/>
    <w:lvl w:ilvl="0" w:tplc="4C54A1BA">
      <w:start w:val="1"/>
      <w:numFmt w:val="decimal"/>
      <w:lvlText w:val="6.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14C3716"/>
    <w:multiLevelType w:val="hybridMultilevel"/>
    <w:tmpl w:val="CD12E61E"/>
    <w:lvl w:ilvl="0" w:tplc="E360780C">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1550C3E"/>
    <w:multiLevelType w:val="hybridMultilevel"/>
    <w:tmpl w:val="E9D8AAEA"/>
    <w:lvl w:ilvl="0" w:tplc="4D1A302E">
      <w:start w:val="6"/>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3A130E0"/>
    <w:multiLevelType w:val="hybridMultilevel"/>
    <w:tmpl w:val="6D9202E4"/>
    <w:lvl w:ilvl="0" w:tplc="82126464">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80B164D"/>
    <w:multiLevelType w:val="hybridMultilevel"/>
    <w:tmpl w:val="A910361C"/>
    <w:lvl w:ilvl="0" w:tplc="15EC423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34"/>
  </w:num>
  <w:num w:numId="3">
    <w:abstractNumId w:val="5"/>
  </w:num>
  <w:num w:numId="4">
    <w:abstractNumId w:val="12"/>
  </w:num>
  <w:num w:numId="5">
    <w:abstractNumId w:val="28"/>
  </w:num>
  <w:num w:numId="6">
    <w:abstractNumId w:val="33"/>
  </w:num>
  <w:num w:numId="7">
    <w:abstractNumId w:val="2"/>
  </w:num>
  <w:num w:numId="8">
    <w:abstractNumId w:val="7"/>
  </w:num>
  <w:num w:numId="9">
    <w:abstractNumId w:val="6"/>
  </w:num>
  <w:num w:numId="10">
    <w:abstractNumId w:val="3"/>
  </w:num>
  <w:num w:numId="11">
    <w:abstractNumId w:val="25"/>
  </w:num>
  <w:num w:numId="12">
    <w:abstractNumId w:val="9"/>
  </w:num>
  <w:num w:numId="13">
    <w:abstractNumId w:val="23"/>
  </w:num>
  <w:num w:numId="14">
    <w:abstractNumId w:val="4"/>
  </w:num>
  <w:num w:numId="15">
    <w:abstractNumId w:val="8"/>
  </w:num>
  <w:num w:numId="16">
    <w:abstractNumId w:val="31"/>
  </w:num>
  <w:num w:numId="17">
    <w:abstractNumId w:val="19"/>
  </w:num>
  <w:num w:numId="18">
    <w:abstractNumId w:val="17"/>
  </w:num>
  <w:num w:numId="19">
    <w:abstractNumId w:val="1"/>
  </w:num>
  <w:num w:numId="20">
    <w:abstractNumId w:val="20"/>
  </w:num>
  <w:num w:numId="21">
    <w:abstractNumId w:val="0"/>
  </w:num>
  <w:num w:numId="22">
    <w:abstractNumId w:val="18"/>
  </w:num>
  <w:num w:numId="23">
    <w:abstractNumId w:val="21"/>
  </w:num>
  <w:num w:numId="24">
    <w:abstractNumId w:val="26"/>
  </w:num>
  <w:num w:numId="25">
    <w:abstractNumId w:val="22"/>
  </w:num>
  <w:num w:numId="26">
    <w:abstractNumId w:val="30"/>
  </w:num>
  <w:num w:numId="27">
    <w:abstractNumId w:val="13"/>
  </w:num>
  <w:num w:numId="28">
    <w:abstractNumId w:val="16"/>
  </w:num>
  <w:num w:numId="29">
    <w:abstractNumId w:val="32"/>
  </w:num>
  <w:num w:numId="30">
    <w:abstractNumId w:val="10"/>
  </w:num>
  <w:num w:numId="31">
    <w:abstractNumId w:val="27"/>
  </w:num>
  <w:num w:numId="32">
    <w:abstractNumId w:val="15"/>
  </w:num>
  <w:num w:numId="33">
    <w:abstractNumId w:val="11"/>
  </w:num>
  <w:num w:numId="34">
    <w:abstractNumId w:val="29"/>
  </w:num>
  <w:num w:numId="35">
    <w:abstractNumId w:val="14"/>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trackRevisions/>
  <w:defaultTabStop w:val="420"/>
  <w:drawingGridHorizontalSpacing w:val="100"/>
  <w:drawingGridVerticalSpacing w:val="156"/>
  <w:displayHorizontalDrawingGridEvery w:val="0"/>
  <w:displayVerticalDrawingGridEvery w:val="2"/>
  <w:characterSpacingControl w:val="compressPunctuation"/>
  <w:hdrShapeDefaults>
    <o:shapedefaults v:ext="edit" spidmax="3481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F3997"/>
    <w:rsid w:val="00005E24"/>
    <w:rsid w:val="00012337"/>
    <w:rsid w:val="00016132"/>
    <w:rsid w:val="00017ECC"/>
    <w:rsid w:val="00023DF6"/>
    <w:rsid w:val="00024F9C"/>
    <w:rsid w:val="00030FA2"/>
    <w:rsid w:val="000425B3"/>
    <w:rsid w:val="00062979"/>
    <w:rsid w:val="00082C2D"/>
    <w:rsid w:val="00085866"/>
    <w:rsid w:val="000A0953"/>
    <w:rsid w:val="000A10D2"/>
    <w:rsid w:val="000A65B6"/>
    <w:rsid w:val="000C660C"/>
    <w:rsid w:val="000D4C7A"/>
    <w:rsid w:val="000E641C"/>
    <w:rsid w:val="000E650E"/>
    <w:rsid w:val="001564D8"/>
    <w:rsid w:val="00172EC6"/>
    <w:rsid w:val="00197439"/>
    <w:rsid w:val="001A2EC1"/>
    <w:rsid w:val="001B325A"/>
    <w:rsid w:val="001C61EA"/>
    <w:rsid w:val="001C7179"/>
    <w:rsid w:val="001D0819"/>
    <w:rsid w:val="001D5B4A"/>
    <w:rsid w:val="001E284A"/>
    <w:rsid w:val="00211E0A"/>
    <w:rsid w:val="00240046"/>
    <w:rsid w:val="00240C49"/>
    <w:rsid w:val="0028500E"/>
    <w:rsid w:val="00287C9B"/>
    <w:rsid w:val="002B37B5"/>
    <w:rsid w:val="002F3AA6"/>
    <w:rsid w:val="002F3D12"/>
    <w:rsid w:val="0030286E"/>
    <w:rsid w:val="00342DDB"/>
    <w:rsid w:val="003518BA"/>
    <w:rsid w:val="003555AB"/>
    <w:rsid w:val="00360E1A"/>
    <w:rsid w:val="00361537"/>
    <w:rsid w:val="003A7D74"/>
    <w:rsid w:val="003B16C0"/>
    <w:rsid w:val="0041185C"/>
    <w:rsid w:val="0043514A"/>
    <w:rsid w:val="00451470"/>
    <w:rsid w:val="00475907"/>
    <w:rsid w:val="0048786D"/>
    <w:rsid w:val="004A2449"/>
    <w:rsid w:val="004E0F8C"/>
    <w:rsid w:val="004F0A39"/>
    <w:rsid w:val="004F5139"/>
    <w:rsid w:val="004F7CAD"/>
    <w:rsid w:val="00561B0C"/>
    <w:rsid w:val="00564DB1"/>
    <w:rsid w:val="00583765"/>
    <w:rsid w:val="005F2600"/>
    <w:rsid w:val="00615C53"/>
    <w:rsid w:val="00623850"/>
    <w:rsid w:val="00634C73"/>
    <w:rsid w:val="00694A55"/>
    <w:rsid w:val="006B0E63"/>
    <w:rsid w:val="006B5B92"/>
    <w:rsid w:val="006C125F"/>
    <w:rsid w:val="006E3709"/>
    <w:rsid w:val="006F348E"/>
    <w:rsid w:val="006F501C"/>
    <w:rsid w:val="00704661"/>
    <w:rsid w:val="007121D0"/>
    <w:rsid w:val="007139D1"/>
    <w:rsid w:val="007325C8"/>
    <w:rsid w:val="00751387"/>
    <w:rsid w:val="00773296"/>
    <w:rsid w:val="00774F43"/>
    <w:rsid w:val="00785672"/>
    <w:rsid w:val="007A1AD3"/>
    <w:rsid w:val="007A6ABE"/>
    <w:rsid w:val="007B3E44"/>
    <w:rsid w:val="007E24EB"/>
    <w:rsid w:val="007E3431"/>
    <w:rsid w:val="007F185F"/>
    <w:rsid w:val="00835EC5"/>
    <w:rsid w:val="0084018F"/>
    <w:rsid w:val="00841B39"/>
    <w:rsid w:val="00843DFB"/>
    <w:rsid w:val="00844F63"/>
    <w:rsid w:val="0086369A"/>
    <w:rsid w:val="00865E98"/>
    <w:rsid w:val="00885476"/>
    <w:rsid w:val="00905C18"/>
    <w:rsid w:val="00925BFC"/>
    <w:rsid w:val="00927E7A"/>
    <w:rsid w:val="00960071"/>
    <w:rsid w:val="00982A63"/>
    <w:rsid w:val="009866E9"/>
    <w:rsid w:val="00991D87"/>
    <w:rsid w:val="009B4091"/>
    <w:rsid w:val="009B5F11"/>
    <w:rsid w:val="009C3A6F"/>
    <w:rsid w:val="009C61C0"/>
    <w:rsid w:val="009F1E13"/>
    <w:rsid w:val="009F6DB6"/>
    <w:rsid w:val="00A01BB5"/>
    <w:rsid w:val="00A16001"/>
    <w:rsid w:val="00A55F7A"/>
    <w:rsid w:val="00A560BB"/>
    <w:rsid w:val="00A81C82"/>
    <w:rsid w:val="00A8716E"/>
    <w:rsid w:val="00AA28A5"/>
    <w:rsid w:val="00B060C8"/>
    <w:rsid w:val="00B2437B"/>
    <w:rsid w:val="00B25DBB"/>
    <w:rsid w:val="00B44342"/>
    <w:rsid w:val="00B50A8C"/>
    <w:rsid w:val="00B81EBA"/>
    <w:rsid w:val="00B944EA"/>
    <w:rsid w:val="00B968E2"/>
    <w:rsid w:val="00BC5AED"/>
    <w:rsid w:val="00BD4DF1"/>
    <w:rsid w:val="00C23D1C"/>
    <w:rsid w:val="00C45280"/>
    <w:rsid w:val="00C953F1"/>
    <w:rsid w:val="00C96F05"/>
    <w:rsid w:val="00CB1451"/>
    <w:rsid w:val="00CC70FE"/>
    <w:rsid w:val="00CE4CAC"/>
    <w:rsid w:val="00CF35BB"/>
    <w:rsid w:val="00CF3997"/>
    <w:rsid w:val="00CF3AAF"/>
    <w:rsid w:val="00D040CD"/>
    <w:rsid w:val="00D1663A"/>
    <w:rsid w:val="00D208A8"/>
    <w:rsid w:val="00D22424"/>
    <w:rsid w:val="00D34A5C"/>
    <w:rsid w:val="00D70CCA"/>
    <w:rsid w:val="00E738ED"/>
    <w:rsid w:val="00E87B39"/>
    <w:rsid w:val="00E97C9F"/>
    <w:rsid w:val="00EA2A58"/>
    <w:rsid w:val="00F21421"/>
    <w:rsid w:val="00F5510E"/>
    <w:rsid w:val="00F57611"/>
    <w:rsid w:val="00F6577D"/>
    <w:rsid w:val="00FD419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3D12"/>
    <w:pPr>
      <w:widowControl w:val="0"/>
      <w:suppressAutoHyphens/>
      <w:jc w:val="center"/>
    </w:pPr>
  </w:style>
  <w:style w:type="paragraph" w:styleId="1">
    <w:name w:val="heading 1"/>
    <w:basedOn w:val="a"/>
    <w:next w:val="a"/>
    <w:link w:val="1Char"/>
    <w:qFormat/>
    <w:rsid w:val="002F3D12"/>
    <w:pPr>
      <w:keepNext/>
      <w:keepLines/>
      <w:tabs>
        <w:tab w:val="left" w:pos="0"/>
      </w:tabs>
      <w:spacing w:before="160" w:after="80"/>
      <w:outlineLvl w:val="0"/>
    </w:pPr>
    <w:rPr>
      <w:smallCaps/>
      <w:kern w:val="1"/>
    </w:rPr>
  </w:style>
  <w:style w:type="paragraph" w:styleId="2">
    <w:name w:val="heading 2"/>
    <w:basedOn w:val="a"/>
    <w:next w:val="a"/>
    <w:link w:val="2Char"/>
    <w:qFormat/>
    <w:rsid w:val="002F3D12"/>
    <w:pPr>
      <w:keepNext/>
      <w:keepLines/>
      <w:spacing w:before="260" w:after="260" w:line="408" w:lineRule="auto"/>
      <w:outlineLvl w:val="1"/>
    </w:pPr>
    <w:rPr>
      <w:rFonts w:ascii="Cambria" w:hAnsi="Cambria"/>
      <w:b/>
      <w:bCs/>
      <w:kern w:val="1"/>
      <w:sz w:val="32"/>
      <w:szCs w:val="32"/>
    </w:rPr>
  </w:style>
  <w:style w:type="paragraph" w:styleId="3">
    <w:name w:val="heading 3"/>
    <w:basedOn w:val="a"/>
    <w:next w:val="a"/>
    <w:link w:val="3Char"/>
    <w:qFormat/>
    <w:rsid w:val="002F3D12"/>
    <w:pPr>
      <w:keepNext/>
      <w:keepLines/>
      <w:spacing w:before="260" w:after="260" w:line="408" w:lineRule="auto"/>
      <w:outlineLvl w:val="2"/>
    </w:pPr>
    <w:rPr>
      <w:b/>
      <w:bCs/>
      <w:kern w:val="1"/>
      <w:sz w:val="32"/>
      <w:szCs w:val="32"/>
    </w:rPr>
  </w:style>
  <w:style w:type="paragraph" w:styleId="4">
    <w:name w:val="heading 4"/>
    <w:aliases w:val="H4,h4,4,heading 4,Heading 4 Char"/>
    <w:basedOn w:val="a"/>
    <w:next w:val="a"/>
    <w:link w:val="4Char"/>
    <w:qFormat/>
    <w:rsid w:val="002F3D12"/>
    <w:pPr>
      <w:keepNext/>
      <w:keepLines/>
      <w:spacing w:before="280" w:after="290" w:line="372" w:lineRule="auto"/>
      <w:outlineLvl w:val="3"/>
    </w:pPr>
    <w:rPr>
      <w:rFonts w:ascii="Cambria" w:hAnsi="Cambria"/>
      <w:b/>
      <w:bCs/>
      <w:kern w:val="1"/>
      <w:sz w:val="28"/>
      <w:szCs w:val="28"/>
    </w:rPr>
  </w:style>
  <w:style w:type="paragraph" w:styleId="5">
    <w:name w:val="heading 5"/>
    <w:basedOn w:val="a"/>
    <w:next w:val="a"/>
    <w:link w:val="5Char"/>
    <w:qFormat/>
    <w:rsid w:val="002F3D12"/>
    <w:pPr>
      <w:keepNext/>
      <w:keepLines/>
      <w:spacing w:before="280" w:after="290" w:line="372" w:lineRule="auto"/>
      <w:outlineLvl w:val="4"/>
    </w:pPr>
    <w:rPr>
      <w:b/>
      <w:bCs/>
      <w:kern w:val="1"/>
      <w:sz w:val="28"/>
      <w:szCs w:val="28"/>
    </w:rPr>
  </w:style>
  <w:style w:type="paragraph" w:styleId="6">
    <w:name w:val="heading 6"/>
    <w:basedOn w:val="a"/>
    <w:link w:val="6Char"/>
    <w:qFormat/>
    <w:rsid w:val="00CE4CAC"/>
    <w:pPr>
      <w:widowControl/>
      <w:tabs>
        <w:tab w:val="num" w:pos="360"/>
      </w:tabs>
      <w:suppressAutoHyphens w:val="0"/>
      <w:autoSpaceDE w:val="0"/>
      <w:autoSpaceDN w:val="0"/>
      <w:adjustRightInd w:val="0"/>
      <w:spacing w:line="360" w:lineRule="auto"/>
      <w:jc w:val="left"/>
      <w:outlineLvl w:val="5"/>
    </w:pPr>
    <w:rPr>
      <w:rFonts w:ascii="Arial" w:eastAsia="黑体" w:hAnsi="Arial"/>
      <w:snapToGrid w:val="0"/>
      <w:sz w:val="21"/>
      <w:szCs w:val="21"/>
    </w:rPr>
  </w:style>
  <w:style w:type="paragraph" w:styleId="7">
    <w:name w:val="heading 7"/>
    <w:basedOn w:val="a"/>
    <w:link w:val="7Char"/>
    <w:qFormat/>
    <w:rsid w:val="00CE4CAC"/>
    <w:pPr>
      <w:widowControl/>
      <w:tabs>
        <w:tab w:val="num" w:pos="360"/>
      </w:tabs>
      <w:suppressAutoHyphens w:val="0"/>
      <w:autoSpaceDE w:val="0"/>
      <w:autoSpaceDN w:val="0"/>
      <w:adjustRightInd w:val="0"/>
      <w:spacing w:line="360" w:lineRule="auto"/>
      <w:jc w:val="left"/>
      <w:outlineLvl w:val="6"/>
    </w:pPr>
    <w:rPr>
      <w:rFonts w:ascii="Arial" w:eastAsia="黑体" w:hAnsi="Arial"/>
      <w:snapToGrid w:val="0"/>
      <w:sz w:val="21"/>
      <w:szCs w:val="21"/>
    </w:rPr>
  </w:style>
  <w:style w:type="paragraph" w:styleId="8">
    <w:name w:val="heading 8"/>
    <w:basedOn w:val="a"/>
    <w:next w:val="a"/>
    <w:link w:val="8Char"/>
    <w:qFormat/>
    <w:rsid w:val="00CE4CAC"/>
    <w:pPr>
      <w:keepNext/>
      <w:keepLines/>
      <w:tabs>
        <w:tab w:val="num" w:pos="360"/>
      </w:tabs>
      <w:suppressAutoHyphens w:val="0"/>
      <w:autoSpaceDE w:val="0"/>
      <w:autoSpaceDN w:val="0"/>
      <w:adjustRightInd w:val="0"/>
      <w:spacing w:before="240" w:after="64" w:line="320" w:lineRule="auto"/>
      <w:jc w:val="left"/>
      <w:outlineLvl w:val="7"/>
    </w:pPr>
    <w:rPr>
      <w:rFonts w:ascii="Arial" w:eastAsia="黑体" w:hAnsi="Arial"/>
      <w:snapToGrid w:val="0"/>
      <w:sz w:val="24"/>
      <w:szCs w:val="21"/>
    </w:rPr>
  </w:style>
  <w:style w:type="paragraph" w:styleId="9">
    <w:name w:val="heading 9"/>
    <w:basedOn w:val="a"/>
    <w:next w:val="a"/>
    <w:link w:val="9Char"/>
    <w:qFormat/>
    <w:rsid w:val="00CE4CAC"/>
    <w:pPr>
      <w:keepNext/>
      <w:keepLines/>
      <w:tabs>
        <w:tab w:val="num" w:pos="360"/>
      </w:tabs>
      <w:suppressAutoHyphens w:val="0"/>
      <w:autoSpaceDE w:val="0"/>
      <w:autoSpaceDN w:val="0"/>
      <w:adjustRightInd w:val="0"/>
      <w:spacing w:before="240" w:after="64" w:line="320" w:lineRule="auto"/>
      <w:jc w:val="left"/>
      <w:outlineLvl w:val="8"/>
    </w:pPr>
    <w:rPr>
      <w:rFonts w:ascii="Arial" w:eastAsia="黑体" w:hAnsi="Arial"/>
      <w:snapToGrid w:val="0"/>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2F3D12"/>
    <w:rPr>
      <w:smallCaps/>
      <w:kern w:val="1"/>
    </w:rPr>
  </w:style>
  <w:style w:type="character" w:customStyle="1" w:styleId="2Char">
    <w:name w:val="标题 2 Char"/>
    <w:basedOn w:val="a0"/>
    <w:link w:val="2"/>
    <w:rsid w:val="002F3D12"/>
    <w:rPr>
      <w:rFonts w:ascii="Cambria" w:hAnsi="Cambria"/>
      <w:b/>
      <w:bCs/>
      <w:kern w:val="1"/>
      <w:sz w:val="32"/>
      <w:szCs w:val="32"/>
    </w:rPr>
  </w:style>
  <w:style w:type="character" w:customStyle="1" w:styleId="3Char">
    <w:name w:val="标题 3 Char"/>
    <w:basedOn w:val="a0"/>
    <w:link w:val="3"/>
    <w:rsid w:val="002F3D12"/>
    <w:rPr>
      <w:b/>
      <w:bCs/>
      <w:kern w:val="1"/>
      <w:sz w:val="32"/>
      <w:szCs w:val="32"/>
    </w:rPr>
  </w:style>
  <w:style w:type="character" w:customStyle="1" w:styleId="4Char">
    <w:name w:val="标题 4 Char"/>
    <w:aliases w:val="H4 Char,h4 Char,4 Char,heading 4 Char,Heading 4 Char Char"/>
    <w:basedOn w:val="a0"/>
    <w:link w:val="4"/>
    <w:rsid w:val="002F3D12"/>
    <w:rPr>
      <w:rFonts w:ascii="Cambria" w:hAnsi="Cambria"/>
      <w:b/>
      <w:bCs/>
      <w:kern w:val="1"/>
      <w:sz w:val="28"/>
      <w:szCs w:val="28"/>
    </w:rPr>
  </w:style>
  <w:style w:type="character" w:customStyle="1" w:styleId="5Char">
    <w:name w:val="标题 5 Char"/>
    <w:basedOn w:val="a0"/>
    <w:link w:val="5"/>
    <w:rsid w:val="002F3D12"/>
    <w:rPr>
      <w:b/>
      <w:bCs/>
      <w:kern w:val="1"/>
      <w:sz w:val="28"/>
      <w:szCs w:val="28"/>
    </w:rPr>
  </w:style>
  <w:style w:type="paragraph" w:styleId="a3">
    <w:name w:val="caption"/>
    <w:basedOn w:val="a"/>
    <w:qFormat/>
    <w:rsid w:val="002F3D12"/>
    <w:pPr>
      <w:suppressLineNumbers/>
      <w:spacing w:before="120" w:after="120"/>
    </w:pPr>
    <w:rPr>
      <w:rFonts w:eastAsia="Times New Roman" w:cs="Lohit Hindi"/>
      <w:i/>
      <w:iCs/>
      <w:sz w:val="24"/>
      <w:szCs w:val="24"/>
    </w:rPr>
  </w:style>
  <w:style w:type="character" w:styleId="a4">
    <w:name w:val="Strong"/>
    <w:qFormat/>
    <w:rsid w:val="002F3D12"/>
    <w:rPr>
      <w:b/>
      <w:bCs/>
    </w:rPr>
  </w:style>
  <w:style w:type="character" w:styleId="a5">
    <w:name w:val="Emphasis"/>
    <w:qFormat/>
    <w:rsid w:val="002F3D12"/>
    <w:rPr>
      <w:color w:val="FF0000"/>
    </w:rPr>
  </w:style>
  <w:style w:type="paragraph" w:styleId="a6">
    <w:name w:val="List Paragraph"/>
    <w:basedOn w:val="a"/>
    <w:qFormat/>
    <w:rsid w:val="002F3D12"/>
    <w:pPr>
      <w:ind w:firstLine="420"/>
      <w:jc w:val="both"/>
    </w:pPr>
    <w:rPr>
      <w:rFonts w:eastAsia="Times New Roman"/>
      <w:kern w:val="1"/>
      <w:szCs w:val="22"/>
    </w:rPr>
  </w:style>
  <w:style w:type="paragraph" w:styleId="a7">
    <w:name w:val="Document Map"/>
    <w:basedOn w:val="a"/>
    <w:link w:val="Char"/>
    <w:uiPriority w:val="99"/>
    <w:semiHidden/>
    <w:unhideWhenUsed/>
    <w:rsid w:val="00F5510E"/>
    <w:rPr>
      <w:rFonts w:ascii="宋体"/>
      <w:sz w:val="18"/>
      <w:szCs w:val="18"/>
    </w:rPr>
  </w:style>
  <w:style w:type="character" w:customStyle="1" w:styleId="Char">
    <w:name w:val="文档结构图 Char"/>
    <w:basedOn w:val="a0"/>
    <w:link w:val="a7"/>
    <w:uiPriority w:val="99"/>
    <w:semiHidden/>
    <w:rsid w:val="00F5510E"/>
    <w:rPr>
      <w:rFonts w:ascii="宋体"/>
      <w:sz w:val="18"/>
      <w:szCs w:val="18"/>
    </w:rPr>
  </w:style>
  <w:style w:type="paragraph" w:styleId="a8">
    <w:name w:val="Normal Indent"/>
    <w:basedOn w:val="a"/>
    <w:semiHidden/>
    <w:unhideWhenUsed/>
    <w:rsid w:val="002B37B5"/>
    <w:pPr>
      <w:keepNext/>
      <w:widowControl/>
      <w:suppressAutoHyphens w:val="0"/>
      <w:autoSpaceDE w:val="0"/>
      <w:autoSpaceDN w:val="0"/>
      <w:adjustRightInd w:val="0"/>
      <w:spacing w:line="360" w:lineRule="auto"/>
      <w:ind w:firstLine="420"/>
      <w:jc w:val="left"/>
    </w:pPr>
    <w:rPr>
      <w:rFonts w:hint="eastAsia"/>
      <w:sz w:val="21"/>
    </w:rPr>
  </w:style>
  <w:style w:type="paragraph" w:customStyle="1" w:styleId="a9">
    <w:name w:val="缺省文本"/>
    <w:basedOn w:val="a"/>
    <w:rsid w:val="00CE4CAC"/>
    <w:pPr>
      <w:keepNext/>
      <w:widowControl/>
      <w:suppressAutoHyphens w:val="0"/>
      <w:autoSpaceDE w:val="0"/>
      <w:autoSpaceDN w:val="0"/>
      <w:adjustRightInd w:val="0"/>
      <w:spacing w:line="360" w:lineRule="auto"/>
      <w:jc w:val="left"/>
    </w:pPr>
    <w:rPr>
      <w:rFonts w:ascii="Arial" w:hAnsi="Arial"/>
      <w:sz w:val="21"/>
      <w:szCs w:val="21"/>
    </w:rPr>
  </w:style>
  <w:style w:type="paragraph" w:styleId="aa">
    <w:name w:val="header"/>
    <w:basedOn w:val="a"/>
    <w:link w:val="Char0"/>
    <w:uiPriority w:val="99"/>
    <w:semiHidden/>
    <w:unhideWhenUsed/>
    <w:rsid w:val="00CE4CAC"/>
    <w:pPr>
      <w:pBdr>
        <w:bottom w:val="single" w:sz="6" w:space="1" w:color="auto"/>
      </w:pBdr>
      <w:tabs>
        <w:tab w:val="center" w:pos="4153"/>
        <w:tab w:val="right" w:pos="8306"/>
      </w:tabs>
      <w:snapToGrid w:val="0"/>
    </w:pPr>
    <w:rPr>
      <w:sz w:val="18"/>
      <w:szCs w:val="18"/>
    </w:rPr>
  </w:style>
  <w:style w:type="character" w:customStyle="1" w:styleId="Char0">
    <w:name w:val="页眉 Char"/>
    <w:basedOn w:val="a0"/>
    <w:link w:val="aa"/>
    <w:uiPriority w:val="99"/>
    <w:semiHidden/>
    <w:rsid w:val="00CE4CAC"/>
    <w:rPr>
      <w:sz w:val="18"/>
      <w:szCs w:val="18"/>
    </w:rPr>
  </w:style>
  <w:style w:type="paragraph" w:styleId="ab">
    <w:name w:val="footer"/>
    <w:basedOn w:val="a"/>
    <w:link w:val="Char1"/>
    <w:uiPriority w:val="99"/>
    <w:unhideWhenUsed/>
    <w:rsid w:val="00CE4CAC"/>
    <w:pPr>
      <w:tabs>
        <w:tab w:val="center" w:pos="4153"/>
        <w:tab w:val="right" w:pos="8306"/>
      </w:tabs>
      <w:snapToGrid w:val="0"/>
      <w:jc w:val="left"/>
    </w:pPr>
    <w:rPr>
      <w:sz w:val="18"/>
      <w:szCs w:val="18"/>
    </w:rPr>
  </w:style>
  <w:style w:type="character" w:customStyle="1" w:styleId="Char1">
    <w:name w:val="页脚 Char"/>
    <w:basedOn w:val="a0"/>
    <w:link w:val="ab"/>
    <w:uiPriority w:val="99"/>
    <w:rsid w:val="00CE4CAC"/>
    <w:rPr>
      <w:sz w:val="18"/>
      <w:szCs w:val="18"/>
    </w:rPr>
  </w:style>
  <w:style w:type="character" w:customStyle="1" w:styleId="6Char">
    <w:name w:val="标题 6 Char"/>
    <w:basedOn w:val="a0"/>
    <w:link w:val="6"/>
    <w:rsid w:val="00CE4CAC"/>
    <w:rPr>
      <w:rFonts w:ascii="Arial" w:eastAsia="黑体" w:hAnsi="Arial"/>
      <w:snapToGrid w:val="0"/>
      <w:sz w:val="21"/>
      <w:szCs w:val="21"/>
    </w:rPr>
  </w:style>
  <w:style w:type="character" w:customStyle="1" w:styleId="7Char">
    <w:name w:val="标题 7 Char"/>
    <w:basedOn w:val="a0"/>
    <w:link w:val="7"/>
    <w:rsid w:val="00CE4CAC"/>
    <w:rPr>
      <w:rFonts w:ascii="Arial" w:eastAsia="黑体" w:hAnsi="Arial"/>
      <w:snapToGrid w:val="0"/>
      <w:sz w:val="21"/>
      <w:szCs w:val="21"/>
    </w:rPr>
  </w:style>
  <w:style w:type="character" w:customStyle="1" w:styleId="8Char">
    <w:name w:val="标题 8 Char"/>
    <w:basedOn w:val="a0"/>
    <w:link w:val="8"/>
    <w:rsid w:val="00CE4CAC"/>
    <w:rPr>
      <w:rFonts w:ascii="Arial" w:eastAsia="黑体" w:hAnsi="Arial"/>
      <w:snapToGrid w:val="0"/>
      <w:sz w:val="24"/>
      <w:szCs w:val="21"/>
    </w:rPr>
  </w:style>
  <w:style w:type="character" w:customStyle="1" w:styleId="9Char">
    <w:name w:val="标题 9 Char"/>
    <w:basedOn w:val="a0"/>
    <w:link w:val="9"/>
    <w:rsid w:val="00CE4CAC"/>
    <w:rPr>
      <w:rFonts w:ascii="Arial" w:eastAsia="黑体" w:hAnsi="Arial"/>
      <w:snapToGrid w:val="0"/>
      <w:sz w:val="21"/>
      <w:szCs w:val="21"/>
    </w:rPr>
  </w:style>
  <w:style w:type="paragraph" w:customStyle="1" w:styleId="ac">
    <w:name w:val="表格文本"/>
    <w:link w:val="Char2"/>
    <w:rsid w:val="00CE4CAC"/>
    <w:pPr>
      <w:tabs>
        <w:tab w:val="decimal" w:pos="0"/>
      </w:tabs>
    </w:pPr>
    <w:rPr>
      <w:rFonts w:ascii="Arial" w:hAnsi="Arial"/>
      <w:noProof/>
      <w:sz w:val="21"/>
      <w:szCs w:val="21"/>
    </w:rPr>
  </w:style>
  <w:style w:type="character" w:customStyle="1" w:styleId="Char3">
    <w:name w:val="表头样式 Char"/>
    <w:basedOn w:val="a0"/>
    <w:link w:val="ad"/>
    <w:rsid w:val="00CE4CAC"/>
    <w:rPr>
      <w:rFonts w:ascii="Arial" w:hAnsi="Arial"/>
      <w:b/>
      <w:snapToGrid w:val="0"/>
      <w:sz w:val="21"/>
      <w:szCs w:val="21"/>
    </w:rPr>
  </w:style>
  <w:style w:type="paragraph" w:customStyle="1" w:styleId="ad">
    <w:name w:val="表头样式"/>
    <w:basedOn w:val="a"/>
    <w:link w:val="Char3"/>
    <w:rsid w:val="00CE4CAC"/>
    <w:pPr>
      <w:suppressAutoHyphens w:val="0"/>
      <w:autoSpaceDE w:val="0"/>
      <w:autoSpaceDN w:val="0"/>
      <w:adjustRightInd w:val="0"/>
      <w:spacing w:line="360" w:lineRule="auto"/>
    </w:pPr>
    <w:rPr>
      <w:rFonts w:ascii="Arial" w:hAnsi="Arial"/>
      <w:b/>
      <w:snapToGrid w:val="0"/>
      <w:sz w:val="21"/>
      <w:szCs w:val="21"/>
    </w:rPr>
  </w:style>
  <w:style w:type="character" w:customStyle="1" w:styleId="Char2">
    <w:name w:val="表格文本 Char"/>
    <w:basedOn w:val="a0"/>
    <w:link w:val="ac"/>
    <w:rsid w:val="00CE4CAC"/>
    <w:rPr>
      <w:rFonts w:ascii="Arial" w:hAnsi="Arial"/>
      <w:noProof/>
      <w:sz w:val="21"/>
      <w:szCs w:val="21"/>
    </w:rPr>
  </w:style>
  <w:style w:type="paragraph" w:customStyle="1" w:styleId="ae">
    <w:name w:val="默认"/>
    <w:rsid w:val="00704661"/>
    <w:pPr>
      <w:widowControl w:val="0"/>
      <w:tabs>
        <w:tab w:val="left" w:pos="709"/>
      </w:tabs>
      <w:suppressAutoHyphens/>
    </w:pPr>
    <w:rPr>
      <w:rFonts w:eastAsia="WenQuanYi Zen Hei" w:cs="Lohit Hindi"/>
      <w:color w:val="00000A"/>
      <w:kern w:val="2"/>
      <w:sz w:val="24"/>
      <w:szCs w:val="24"/>
      <w:lang w:bidi="hi-IN"/>
    </w:rPr>
  </w:style>
  <w:style w:type="paragraph" w:styleId="af">
    <w:name w:val="Balloon Text"/>
    <w:basedOn w:val="a"/>
    <w:link w:val="Char4"/>
    <w:uiPriority w:val="99"/>
    <w:semiHidden/>
    <w:unhideWhenUsed/>
    <w:rsid w:val="00082C2D"/>
    <w:rPr>
      <w:sz w:val="18"/>
      <w:szCs w:val="18"/>
    </w:rPr>
  </w:style>
  <w:style w:type="character" w:customStyle="1" w:styleId="Char4">
    <w:name w:val="批注框文本 Char"/>
    <w:basedOn w:val="a0"/>
    <w:link w:val="af"/>
    <w:uiPriority w:val="99"/>
    <w:semiHidden/>
    <w:rsid w:val="00082C2D"/>
    <w:rPr>
      <w:sz w:val="18"/>
      <w:szCs w:val="18"/>
    </w:rPr>
  </w:style>
  <w:style w:type="paragraph" w:styleId="10">
    <w:name w:val="toc 1"/>
    <w:basedOn w:val="a"/>
    <w:next w:val="a"/>
    <w:autoRedefine/>
    <w:uiPriority w:val="39"/>
    <w:unhideWhenUsed/>
    <w:qFormat/>
    <w:rsid w:val="00016132"/>
    <w:pPr>
      <w:spacing w:before="120" w:after="120"/>
      <w:jc w:val="left"/>
    </w:pPr>
    <w:rPr>
      <w:rFonts w:asciiTheme="minorHAnsi" w:hAnsiTheme="minorHAnsi" w:cstheme="minorHAnsi"/>
      <w:b/>
      <w:bCs/>
      <w:caps/>
    </w:rPr>
  </w:style>
  <w:style w:type="paragraph" w:styleId="20">
    <w:name w:val="toc 2"/>
    <w:basedOn w:val="a"/>
    <w:next w:val="a"/>
    <w:autoRedefine/>
    <w:uiPriority w:val="39"/>
    <w:unhideWhenUsed/>
    <w:qFormat/>
    <w:rsid w:val="00016132"/>
    <w:pPr>
      <w:ind w:left="200"/>
      <w:jc w:val="left"/>
    </w:pPr>
    <w:rPr>
      <w:rFonts w:asciiTheme="minorHAnsi" w:hAnsiTheme="minorHAnsi" w:cstheme="minorHAnsi"/>
      <w:smallCaps/>
    </w:rPr>
  </w:style>
  <w:style w:type="paragraph" w:styleId="30">
    <w:name w:val="toc 3"/>
    <w:basedOn w:val="a"/>
    <w:next w:val="a"/>
    <w:autoRedefine/>
    <w:uiPriority w:val="39"/>
    <w:unhideWhenUsed/>
    <w:qFormat/>
    <w:rsid w:val="00016132"/>
    <w:pPr>
      <w:ind w:left="400"/>
      <w:jc w:val="left"/>
    </w:pPr>
    <w:rPr>
      <w:rFonts w:asciiTheme="minorHAnsi" w:hAnsiTheme="minorHAnsi" w:cstheme="minorHAnsi"/>
      <w:i/>
      <w:iCs/>
    </w:rPr>
  </w:style>
  <w:style w:type="character" w:styleId="af0">
    <w:name w:val="Hyperlink"/>
    <w:basedOn w:val="a0"/>
    <w:uiPriority w:val="99"/>
    <w:unhideWhenUsed/>
    <w:rsid w:val="00016132"/>
    <w:rPr>
      <w:color w:val="0000FF" w:themeColor="hyperlink"/>
      <w:u w:val="single"/>
    </w:rPr>
  </w:style>
  <w:style w:type="paragraph" w:styleId="TOC">
    <w:name w:val="TOC Heading"/>
    <w:basedOn w:val="1"/>
    <w:next w:val="a"/>
    <w:uiPriority w:val="39"/>
    <w:unhideWhenUsed/>
    <w:qFormat/>
    <w:rsid w:val="00016132"/>
    <w:pPr>
      <w:widowControl/>
      <w:tabs>
        <w:tab w:val="clear" w:pos="0"/>
      </w:tabs>
      <w:suppressAutoHyphens w:val="0"/>
      <w:spacing w:before="480" w:after="0" w:line="276" w:lineRule="auto"/>
      <w:jc w:val="left"/>
      <w:outlineLvl w:val="9"/>
    </w:pPr>
    <w:rPr>
      <w:rFonts w:asciiTheme="majorHAnsi" w:eastAsiaTheme="majorEastAsia" w:hAnsiTheme="majorHAnsi" w:cstheme="majorBidi"/>
      <w:b/>
      <w:bCs/>
      <w:smallCaps w:val="0"/>
      <w:color w:val="365F91" w:themeColor="accent1" w:themeShade="BF"/>
      <w:kern w:val="0"/>
      <w:sz w:val="28"/>
      <w:szCs w:val="28"/>
    </w:rPr>
  </w:style>
  <w:style w:type="paragraph" w:styleId="40">
    <w:name w:val="toc 4"/>
    <w:basedOn w:val="a"/>
    <w:next w:val="a"/>
    <w:autoRedefine/>
    <w:uiPriority w:val="39"/>
    <w:unhideWhenUsed/>
    <w:rsid w:val="00016132"/>
    <w:pPr>
      <w:ind w:left="600"/>
      <w:jc w:val="left"/>
    </w:pPr>
    <w:rPr>
      <w:rFonts w:asciiTheme="minorHAnsi" w:hAnsiTheme="minorHAnsi" w:cstheme="minorHAnsi"/>
      <w:sz w:val="18"/>
      <w:szCs w:val="18"/>
    </w:rPr>
  </w:style>
  <w:style w:type="paragraph" w:styleId="50">
    <w:name w:val="toc 5"/>
    <w:basedOn w:val="a"/>
    <w:next w:val="a"/>
    <w:autoRedefine/>
    <w:uiPriority w:val="39"/>
    <w:unhideWhenUsed/>
    <w:rsid w:val="00016132"/>
    <w:pPr>
      <w:ind w:left="800"/>
      <w:jc w:val="left"/>
    </w:pPr>
    <w:rPr>
      <w:rFonts w:asciiTheme="minorHAnsi" w:hAnsiTheme="minorHAnsi" w:cstheme="minorHAnsi"/>
      <w:sz w:val="18"/>
      <w:szCs w:val="18"/>
    </w:rPr>
  </w:style>
  <w:style w:type="paragraph" w:styleId="60">
    <w:name w:val="toc 6"/>
    <w:basedOn w:val="a"/>
    <w:next w:val="a"/>
    <w:autoRedefine/>
    <w:uiPriority w:val="39"/>
    <w:unhideWhenUsed/>
    <w:rsid w:val="00016132"/>
    <w:pPr>
      <w:ind w:left="1000"/>
      <w:jc w:val="left"/>
    </w:pPr>
    <w:rPr>
      <w:rFonts w:asciiTheme="minorHAnsi" w:hAnsiTheme="minorHAnsi" w:cstheme="minorHAnsi"/>
      <w:sz w:val="18"/>
      <w:szCs w:val="18"/>
    </w:rPr>
  </w:style>
  <w:style w:type="paragraph" w:styleId="70">
    <w:name w:val="toc 7"/>
    <w:basedOn w:val="a"/>
    <w:next w:val="a"/>
    <w:autoRedefine/>
    <w:uiPriority w:val="39"/>
    <w:unhideWhenUsed/>
    <w:rsid w:val="00016132"/>
    <w:pPr>
      <w:ind w:left="1200"/>
      <w:jc w:val="left"/>
    </w:pPr>
    <w:rPr>
      <w:rFonts w:asciiTheme="minorHAnsi" w:hAnsiTheme="minorHAnsi" w:cstheme="minorHAnsi"/>
      <w:sz w:val="18"/>
      <w:szCs w:val="18"/>
    </w:rPr>
  </w:style>
  <w:style w:type="paragraph" w:styleId="80">
    <w:name w:val="toc 8"/>
    <w:basedOn w:val="a"/>
    <w:next w:val="a"/>
    <w:autoRedefine/>
    <w:uiPriority w:val="39"/>
    <w:unhideWhenUsed/>
    <w:rsid w:val="00016132"/>
    <w:pPr>
      <w:ind w:left="1400"/>
      <w:jc w:val="left"/>
    </w:pPr>
    <w:rPr>
      <w:rFonts w:asciiTheme="minorHAnsi" w:hAnsiTheme="minorHAnsi" w:cstheme="minorHAnsi"/>
      <w:sz w:val="18"/>
      <w:szCs w:val="18"/>
    </w:rPr>
  </w:style>
  <w:style w:type="paragraph" w:styleId="90">
    <w:name w:val="toc 9"/>
    <w:basedOn w:val="a"/>
    <w:next w:val="a"/>
    <w:autoRedefine/>
    <w:uiPriority w:val="39"/>
    <w:unhideWhenUsed/>
    <w:rsid w:val="00016132"/>
    <w:pPr>
      <w:ind w:left="1600"/>
      <w:jc w:val="left"/>
    </w:pPr>
    <w:rPr>
      <w:rFonts w:asciiTheme="minorHAnsi" w:hAnsiTheme="minorHAnsi" w:cstheme="minorHAnsi"/>
      <w:sz w:val="18"/>
      <w:szCs w:val="18"/>
    </w:rPr>
  </w:style>
  <w:style w:type="character" w:styleId="af1">
    <w:name w:val="Placeholder Text"/>
    <w:basedOn w:val="a0"/>
    <w:uiPriority w:val="99"/>
    <w:semiHidden/>
    <w:rsid w:val="003518BA"/>
    <w:rPr>
      <w:color w:val="808080"/>
    </w:rPr>
  </w:style>
  <w:style w:type="paragraph" w:styleId="af2">
    <w:name w:val="table of figures"/>
    <w:basedOn w:val="a"/>
    <w:next w:val="a"/>
    <w:uiPriority w:val="99"/>
    <w:unhideWhenUsed/>
    <w:rsid w:val="00342DDB"/>
    <w:pPr>
      <w:ind w:left="400" w:hanging="400"/>
      <w:jc w:val="left"/>
    </w:pPr>
    <w:rPr>
      <w:rFonts w:asciiTheme="minorHAnsi" w:hAnsiTheme="minorHAnsi" w:cstheme="minorHAnsi"/>
      <w:smallCaps/>
    </w:rPr>
  </w:style>
  <w:style w:type="table" w:styleId="af3">
    <w:name w:val="Table Grid"/>
    <w:basedOn w:val="a1"/>
    <w:uiPriority w:val="59"/>
    <w:rsid w:val="004351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4">
    <w:name w:val="封面华为技术"/>
    <w:basedOn w:val="a"/>
    <w:rsid w:val="009F1E13"/>
    <w:pPr>
      <w:suppressAutoHyphens w:val="0"/>
      <w:autoSpaceDE w:val="0"/>
      <w:autoSpaceDN w:val="0"/>
      <w:adjustRightInd w:val="0"/>
      <w:spacing w:line="360" w:lineRule="auto"/>
    </w:pPr>
    <w:rPr>
      <w:rFonts w:ascii="Arial" w:eastAsia="黑体" w:hAnsi="Arial"/>
      <w:snapToGrid w:val="0"/>
      <w:sz w:val="32"/>
      <w:szCs w:val="32"/>
    </w:rPr>
  </w:style>
  <w:style w:type="paragraph" w:customStyle="1" w:styleId="af5">
    <w:name w:val="封面表格文本"/>
    <w:basedOn w:val="a"/>
    <w:rsid w:val="009F1E13"/>
    <w:pPr>
      <w:suppressAutoHyphens w:val="0"/>
      <w:autoSpaceDE w:val="0"/>
      <w:autoSpaceDN w:val="0"/>
      <w:adjustRightInd w:val="0"/>
      <w:spacing w:line="360" w:lineRule="auto"/>
    </w:pPr>
    <w:rPr>
      <w:rFonts w:ascii="Arial" w:hAnsi="Arial"/>
      <w:snapToGrid w:val="0"/>
      <w:sz w:val="21"/>
      <w:szCs w:val="21"/>
    </w:rPr>
  </w:style>
  <w:style w:type="paragraph" w:customStyle="1" w:styleId="af6">
    <w:name w:val="表格文本居中"/>
    <w:basedOn w:val="a"/>
    <w:rsid w:val="009F1E13"/>
    <w:pPr>
      <w:keepNext/>
      <w:widowControl/>
      <w:suppressAutoHyphens w:val="0"/>
      <w:autoSpaceDE w:val="0"/>
      <w:autoSpaceDN w:val="0"/>
      <w:adjustRightInd w:val="0"/>
      <w:spacing w:line="360" w:lineRule="auto"/>
    </w:pPr>
    <w:rPr>
      <w:snapToGrid w:val="0"/>
      <w:sz w:val="21"/>
      <w:szCs w:val="21"/>
    </w:rPr>
  </w:style>
  <w:style w:type="character" w:styleId="af7">
    <w:name w:val="annotation reference"/>
    <w:basedOn w:val="a0"/>
    <w:uiPriority w:val="99"/>
    <w:semiHidden/>
    <w:unhideWhenUsed/>
    <w:rsid w:val="006F501C"/>
    <w:rPr>
      <w:sz w:val="21"/>
      <w:szCs w:val="21"/>
    </w:rPr>
  </w:style>
  <w:style w:type="paragraph" w:styleId="af8">
    <w:name w:val="annotation text"/>
    <w:basedOn w:val="a"/>
    <w:link w:val="Char5"/>
    <w:uiPriority w:val="99"/>
    <w:semiHidden/>
    <w:unhideWhenUsed/>
    <w:rsid w:val="006F501C"/>
    <w:pPr>
      <w:jc w:val="left"/>
    </w:pPr>
  </w:style>
  <w:style w:type="character" w:customStyle="1" w:styleId="Char5">
    <w:name w:val="批注文字 Char"/>
    <w:basedOn w:val="a0"/>
    <w:link w:val="af8"/>
    <w:uiPriority w:val="99"/>
    <w:semiHidden/>
    <w:rsid w:val="006F501C"/>
  </w:style>
  <w:style w:type="paragraph" w:styleId="af9">
    <w:name w:val="annotation subject"/>
    <w:basedOn w:val="af8"/>
    <w:next w:val="af8"/>
    <w:link w:val="Char6"/>
    <w:uiPriority w:val="99"/>
    <w:semiHidden/>
    <w:unhideWhenUsed/>
    <w:rsid w:val="006F501C"/>
    <w:rPr>
      <w:b/>
      <w:bCs/>
    </w:rPr>
  </w:style>
  <w:style w:type="character" w:customStyle="1" w:styleId="Char6">
    <w:name w:val="批注主题 Char"/>
    <w:basedOn w:val="Char5"/>
    <w:link w:val="af9"/>
    <w:uiPriority w:val="99"/>
    <w:semiHidden/>
    <w:rsid w:val="006F501C"/>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EE3EC1B-9A3E-47C8-8699-79E7ED321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4596</Words>
  <Characters>26202</Characters>
  <Application>Microsoft Office Word</Application>
  <DocSecurity>0</DocSecurity>
  <Lines>218</Lines>
  <Paragraphs>61</Paragraphs>
  <ScaleCrop>false</ScaleCrop>
  <Company>Sky123.Org</Company>
  <LinksUpToDate>false</LinksUpToDate>
  <CharactersWithSpaces>30737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用户</cp:lastModifiedBy>
  <cp:revision>2</cp:revision>
  <dcterms:created xsi:type="dcterms:W3CDTF">2014-08-18T10:18:00Z</dcterms:created>
  <dcterms:modified xsi:type="dcterms:W3CDTF">2014-08-18T10:18:00Z</dcterms:modified>
</cp:coreProperties>
</file>